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86164E" w14:textId="77777777" w:rsidR="005B1C79" w:rsidRPr="004C7C8D" w:rsidRDefault="00820A26" w:rsidP="00792768">
      <w:pPr>
        <w:rPr>
          <w:sz w:val="40"/>
          <w:szCs w:val="40"/>
        </w:rPr>
      </w:pPr>
      <w:r w:rsidRPr="004C7C8D">
        <w:rPr>
          <w:sz w:val="40"/>
          <w:szCs w:val="40"/>
        </w:rPr>
        <w:t>Stay Strong</w:t>
      </w:r>
      <w:r w:rsidR="006A72A6" w:rsidRPr="004C7C8D">
        <w:rPr>
          <w:sz w:val="40"/>
          <w:szCs w:val="40"/>
        </w:rPr>
        <w:t xml:space="preserve"> Requirements</w:t>
      </w:r>
    </w:p>
    <w:p w14:paraId="07128D33" w14:textId="77777777" w:rsidR="00A569C6" w:rsidRPr="004C7C8D" w:rsidRDefault="00A569C6">
      <w:pPr>
        <w:rPr>
          <w:sz w:val="36"/>
          <w:szCs w:val="36"/>
        </w:rPr>
      </w:pPr>
      <w:r w:rsidRPr="004C7C8D">
        <w:rPr>
          <w:sz w:val="36"/>
          <w:szCs w:val="36"/>
        </w:rPr>
        <w:t xml:space="preserve">Admin Portal </w:t>
      </w:r>
      <w:r w:rsidR="00B122EC" w:rsidRPr="004C7C8D">
        <w:rPr>
          <w:sz w:val="36"/>
          <w:szCs w:val="36"/>
        </w:rPr>
        <w:t>Re</w:t>
      </w:r>
      <w:r w:rsidRPr="004C7C8D">
        <w:rPr>
          <w:sz w:val="36"/>
          <w:szCs w:val="36"/>
        </w:rPr>
        <w:t>quirement</w:t>
      </w:r>
      <w:r w:rsidR="00B122EC" w:rsidRPr="004C7C8D">
        <w:rPr>
          <w:sz w:val="36"/>
          <w:szCs w:val="36"/>
        </w:rPr>
        <w:t>s</w:t>
      </w:r>
      <w:r w:rsidR="00B74965" w:rsidRPr="004C7C8D">
        <w:rPr>
          <w:sz w:val="36"/>
          <w:szCs w:val="36"/>
        </w:rPr>
        <w:t>:</w:t>
      </w:r>
    </w:p>
    <w:p w14:paraId="6DBF8F5A" w14:textId="77777777" w:rsidR="00DB630D" w:rsidRPr="004C7C8D" w:rsidRDefault="00DB630D">
      <w:pPr>
        <w:rPr>
          <w:i/>
          <w:sz w:val="28"/>
          <w:szCs w:val="28"/>
        </w:rPr>
      </w:pPr>
      <w:r w:rsidRPr="004C7C8D">
        <w:rPr>
          <w:i/>
          <w:sz w:val="28"/>
          <w:szCs w:val="28"/>
        </w:rPr>
        <w:t>Assumptions:</w:t>
      </w:r>
    </w:p>
    <w:p w14:paraId="68EB67E1" w14:textId="77777777" w:rsidR="00B74965" w:rsidRPr="004C7C8D" w:rsidRDefault="00B74965" w:rsidP="00B76508">
      <w:pPr>
        <w:pStyle w:val="ListParagraph"/>
        <w:numPr>
          <w:ilvl w:val="0"/>
          <w:numId w:val="57"/>
        </w:numPr>
        <w:rPr>
          <w:sz w:val="24"/>
          <w:szCs w:val="24"/>
        </w:rPr>
      </w:pPr>
      <w:r w:rsidRPr="004C7C8D">
        <w:rPr>
          <w:sz w:val="24"/>
          <w:szCs w:val="24"/>
        </w:rPr>
        <w:t xml:space="preserve">Vibrent system admin will </w:t>
      </w:r>
      <w:r w:rsidR="00153B5C" w:rsidRPr="004C7C8D">
        <w:rPr>
          <w:sz w:val="24"/>
          <w:szCs w:val="24"/>
        </w:rPr>
        <w:t xml:space="preserve">create accounts for all </w:t>
      </w:r>
      <w:r w:rsidRPr="004C7C8D">
        <w:rPr>
          <w:sz w:val="24"/>
          <w:szCs w:val="24"/>
        </w:rPr>
        <w:t>team members that need access to the portal for launch.</w:t>
      </w:r>
    </w:p>
    <w:p w14:paraId="29FD0A11" w14:textId="77777777" w:rsidR="00600D43" w:rsidRPr="004C7C8D" w:rsidRDefault="00600D43" w:rsidP="00B76508">
      <w:pPr>
        <w:pStyle w:val="ListParagraph"/>
        <w:numPr>
          <w:ilvl w:val="0"/>
          <w:numId w:val="57"/>
        </w:numPr>
        <w:rPr>
          <w:sz w:val="24"/>
          <w:szCs w:val="24"/>
        </w:rPr>
      </w:pPr>
      <w:r w:rsidRPr="004C7C8D">
        <w:rPr>
          <w:sz w:val="24"/>
          <w:szCs w:val="24"/>
        </w:rPr>
        <w:t>Once the admin select</w:t>
      </w:r>
      <w:r w:rsidR="007E2830" w:rsidRPr="004C7C8D">
        <w:rPr>
          <w:sz w:val="24"/>
          <w:szCs w:val="24"/>
        </w:rPr>
        <w:t>s</w:t>
      </w:r>
      <w:r w:rsidRPr="004C7C8D">
        <w:rPr>
          <w:sz w:val="24"/>
          <w:szCs w:val="24"/>
        </w:rPr>
        <w:t xml:space="preserve"> the checkbox on the portal, they will be presented with a </w:t>
      </w:r>
      <w:r w:rsidR="007E2830" w:rsidRPr="004C7C8D">
        <w:rPr>
          <w:sz w:val="24"/>
          <w:szCs w:val="24"/>
        </w:rPr>
        <w:t>message to confirm the selection. Once they do, they will not be able to uncheck this option.</w:t>
      </w:r>
    </w:p>
    <w:p w14:paraId="6B77F428" w14:textId="77777777" w:rsidR="007E2830" w:rsidRPr="004C7C8D" w:rsidRDefault="007E2830" w:rsidP="00B76508">
      <w:pPr>
        <w:pStyle w:val="ListParagraph"/>
        <w:numPr>
          <w:ilvl w:val="0"/>
          <w:numId w:val="57"/>
        </w:numPr>
        <w:rPr>
          <w:sz w:val="24"/>
          <w:szCs w:val="24"/>
        </w:rPr>
      </w:pPr>
      <w:r w:rsidRPr="004C7C8D">
        <w:rPr>
          <w:sz w:val="24"/>
          <w:szCs w:val="24"/>
        </w:rPr>
        <w:t xml:space="preserve">Research Arm assignments will not be changed once a participant has been assigned. </w:t>
      </w:r>
    </w:p>
    <w:p w14:paraId="51E85CC1" w14:textId="02CD9F07" w:rsidR="003E24AF" w:rsidRPr="003E24AF" w:rsidRDefault="008761A7" w:rsidP="00B76508">
      <w:pPr>
        <w:pStyle w:val="ListParagraph"/>
        <w:numPr>
          <w:ilvl w:val="0"/>
          <w:numId w:val="57"/>
        </w:numPr>
        <w:rPr>
          <w:sz w:val="24"/>
          <w:szCs w:val="24"/>
        </w:rPr>
      </w:pPr>
      <w:r w:rsidRPr="004C7C8D">
        <w:rPr>
          <w:sz w:val="24"/>
          <w:szCs w:val="24"/>
        </w:rPr>
        <w:t xml:space="preserve">Program lasts </w:t>
      </w:r>
      <w:r w:rsidR="00D40AF4">
        <w:rPr>
          <w:sz w:val="24"/>
          <w:szCs w:val="24"/>
        </w:rPr>
        <w:t xml:space="preserve">12 months plus 30 days (the extra 30 days is to allow for collection of data especially from people who may not be active prior to ending date). </w:t>
      </w:r>
    </w:p>
    <w:p w14:paraId="73DE9565" w14:textId="77777777" w:rsidR="00600D43" w:rsidRPr="004C7C8D" w:rsidRDefault="00600D43" w:rsidP="00600D43">
      <w:pPr>
        <w:pStyle w:val="ListParagraph"/>
        <w:rPr>
          <w:sz w:val="24"/>
          <w:szCs w:val="24"/>
        </w:rPr>
      </w:pPr>
    </w:p>
    <w:p w14:paraId="3D162F10" w14:textId="77777777" w:rsidR="00AF7A05" w:rsidRPr="004C7C8D" w:rsidRDefault="00B74965" w:rsidP="001E4CF7">
      <w:pPr>
        <w:pStyle w:val="ListParagraph"/>
        <w:numPr>
          <w:ilvl w:val="0"/>
          <w:numId w:val="5"/>
        </w:numPr>
        <w:rPr>
          <w:b/>
          <w:sz w:val="28"/>
          <w:szCs w:val="28"/>
        </w:rPr>
      </w:pPr>
      <w:r w:rsidRPr="004C7C8D">
        <w:rPr>
          <w:b/>
          <w:sz w:val="28"/>
          <w:szCs w:val="28"/>
        </w:rPr>
        <w:t>Sign in Screen:</w:t>
      </w:r>
    </w:p>
    <w:tbl>
      <w:tblPr>
        <w:tblStyle w:val="TableGrid"/>
        <w:tblW w:w="10080" w:type="dxa"/>
        <w:tblInd w:w="-5" w:type="dxa"/>
        <w:tblLook w:val="04A0" w:firstRow="1" w:lastRow="0" w:firstColumn="1" w:lastColumn="0" w:noHBand="0" w:noVBand="1"/>
      </w:tblPr>
      <w:tblGrid>
        <w:gridCol w:w="1080"/>
        <w:gridCol w:w="1980"/>
        <w:gridCol w:w="3240"/>
        <w:gridCol w:w="3780"/>
      </w:tblGrid>
      <w:tr w:rsidR="00AF7A05" w:rsidRPr="004C7C8D" w14:paraId="770F2B89" w14:textId="77777777" w:rsidTr="00F84EB8">
        <w:tc>
          <w:tcPr>
            <w:tcW w:w="1080" w:type="dxa"/>
          </w:tcPr>
          <w:p w14:paraId="17185DE5" w14:textId="77777777" w:rsidR="00AF7A05" w:rsidRPr="004C7C8D" w:rsidRDefault="00AF7A05" w:rsidP="00AF7A05">
            <w:pPr>
              <w:rPr>
                <w:b/>
              </w:rPr>
            </w:pPr>
            <w:r w:rsidRPr="004C7C8D">
              <w:rPr>
                <w:b/>
              </w:rPr>
              <w:t>Req No.</w:t>
            </w:r>
          </w:p>
        </w:tc>
        <w:tc>
          <w:tcPr>
            <w:tcW w:w="1980" w:type="dxa"/>
          </w:tcPr>
          <w:p w14:paraId="1CD6CEF2" w14:textId="77777777" w:rsidR="00AF7A05" w:rsidRPr="004C7C8D" w:rsidRDefault="00AF7A05" w:rsidP="00AF7A05">
            <w:pPr>
              <w:rPr>
                <w:b/>
              </w:rPr>
            </w:pPr>
            <w:r w:rsidRPr="004C7C8D">
              <w:rPr>
                <w:b/>
              </w:rPr>
              <w:t>Requirement</w:t>
            </w:r>
          </w:p>
        </w:tc>
        <w:tc>
          <w:tcPr>
            <w:tcW w:w="3240" w:type="dxa"/>
          </w:tcPr>
          <w:p w14:paraId="77CDC897" w14:textId="77777777" w:rsidR="00AF7A05" w:rsidRPr="004C7C8D" w:rsidRDefault="00AF7A05" w:rsidP="00AF7A05">
            <w:pPr>
              <w:rPr>
                <w:b/>
              </w:rPr>
            </w:pPr>
            <w:r w:rsidRPr="004C7C8D">
              <w:rPr>
                <w:b/>
              </w:rPr>
              <w:t>Details</w:t>
            </w:r>
          </w:p>
        </w:tc>
        <w:tc>
          <w:tcPr>
            <w:tcW w:w="3780" w:type="dxa"/>
          </w:tcPr>
          <w:p w14:paraId="2C954F47" w14:textId="77777777" w:rsidR="00AF7A05" w:rsidRPr="004C7C8D" w:rsidRDefault="00AF7A05" w:rsidP="00AF7A05">
            <w:pPr>
              <w:rPr>
                <w:b/>
              </w:rPr>
            </w:pPr>
            <w:r w:rsidRPr="004C7C8D">
              <w:rPr>
                <w:b/>
              </w:rPr>
              <w:t>Acceptance Criteria</w:t>
            </w:r>
          </w:p>
        </w:tc>
      </w:tr>
      <w:tr w:rsidR="00AF7A05" w:rsidRPr="004C7C8D" w14:paraId="124E2A77" w14:textId="77777777" w:rsidTr="00F84EB8">
        <w:tc>
          <w:tcPr>
            <w:tcW w:w="1080" w:type="dxa"/>
          </w:tcPr>
          <w:p w14:paraId="1C061152" w14:textId="77777777" w:rsidR="00AF7A05" w:rsidRPr="004C7C8D" w:rsidRDefault="00AF7A05" w:rsidP="001E4CF7">
            <w:pPr>
              <w:pStyle w:val="ListParagraph"/>
              <w:numPr>
                <w:ilvl w:val="0"/>
                <w:numId w:val="4"/>
              </w:numPr>
            </w:pPr>
          </w:p>
        </w:tc>
        <w:tc>
          <w:tcPr>
            <w:tcW w:w="1980" w:type="dxa"/>
          </w:tcPr>
          <w:p w14:paraId="2FD335A8" w14:textId="77777777" w:rsidR="00AF7A05" w:rsidRPr="004C7C8D" w:rsidRDefault="00AF7A05" w:rsidP="00AF7A05">
            <w:r w:rsidRPr="004C7C8D">
              <w:t>Sign In UI</w:t>
            </w:r>
          </w:p>
          <w:p w14:paraId="54BE30B7" w14:textId="77777777" w:rsidR="00AF7A05" w:rsidRPr="004C7C8D" w:rsidRDefault="00AF7A05" w:rsidP="00AF7A05">
            <w:pPr>
              <w:rPr>
                <w:i/>
                <w:color w:val="0070C0"/>
                <w:sz w:val="24"/>
                <w:szCs w:val="24"/>
              </w:rPr>
            </w:pPr>
            <w:r w:rsidRPr="004C7C8D">
              <w:rPr>
                <w:i/>
                <w:color w:val="0070C0"/>
                <w:sz w:val="24"/>
                <w:szCs w:val="24"/>
              </w:rPr>
              <w:t>Refer to UI mock</w:t>
            </w:r>
            <w:r w:rsidR="006B6B67" w:rsidRPr="004C7C8D">
              <w:rPr>
                <w:i/>
                <w:color w:val="0070C0"/>
                <w:sz w:val="24"/>
                <w:szCs w:val="24"/>
              </w:rPr>
              <w:t xml:space="preserve"> </w:t>
            </w:r>
            <w:r w:rsidR="00310A1F" w:rsidRPr="004C7C8D">
              <w:rPr>
                <w:i/>
                <w:color w:val="0070C0"/>
                <w:sz w:val="24"/>
                <w:szCs w:val="24"/>
              </w:rPr>
              <w:t>below</w:t>
            </w:r>
          </w:p>
          <w:p w14:paraId="1F5FCFA6" w14:textId="77777777" w:rsidR="00AF7A05" w:rsidRPr="004C7C8D" w:rsidRDefault="00AF7A05" w:rsidP="00AF7A05"/>
        </w:tc>
        <w:tc>
          <w:tcPr>
            <w:tcW w:w="3240" w:type="dxa"/>
          </w:tcPr>
          <w:p w14:paraId="39ADCDC0" w14:textId="77777777" w:rsidR="00AF7A05" w:rsidRPr="004C7C8D" w:rsidRDefault="00AF7A05" w:rsidP="00AF7A05">
            <w:r w:rsidRPr="004C7C8D">
              <w:t xml:space="preserve">Admins should be able to see a </w:t>
            </w:r>
            <w:r w:rsidR="00507A2C" w:rsidRPr="004C7C8D">
              <w:t>Stay Strong</w:t>
            </w:r>
            <w:r w:rsidRPr="004C7C8D">
              <w:t xml:space="preserve"> Logo on the screen along with Email address and Password options to Sign In</w:t>
            </w:r>
          </w:p>
        </w:tc>
        <w:tc>
          <w:tcPr>
            <w:tcW w:w="3780" w:type="dxa"/>
          </w:tcPr>
          <w:p w14:paraId="5BBB0C4D" w14:textId="35582960" w:rsidR="00153B5C" w:rsidRPr="004C7C8D" w:rsidRDefault="00153B5C" w:rsidP="00AF7A05">
            <w:pPr>
              <w:pStyle w:val="ListParagraph"/>
              <w:numPr>
                <w:ilvl w:val="0"/>
                <w:numId w:val="1"/>
              </w:numPr>
            </w:pPr>
            <w:r w:rsidRPr="004C7C8D">
              <w:t>Admin Portal should be optimized for Internet Explorer</w:t>
            </w:r>
            <w:r w:rsidR="00792768" w:rsidRPr="004C7C8D">
              <w:t xml:space="preserve"> v11</w:t>
            </w:r>
          </w:p>
          <w:p w14:paraId="31D3BFBD" w14:textId="77777777" w:rsidR="00AF7A05" w:rsidRPr="004C7C8D" w:rsidRDefault="00507A2C" w:rsidP="00AF7A05">
            <w:pPr>
              <w:pStyle w:val="ListParagraph"/>
              <w:numPr>
                <w:ilvl w:val="0"/>
                <w:numId w:val="1"/>
              </w:numPr>
            </w:pPr>
            <w:r w:rsidRPr="004C7C8D">
              <w:t>Stay Strong</w:t>
            </w:r>
            <w:r w:rsidR="006B6B67" w:rsidRPr="004C7C8D">
              <w:t xml:space="preserve"> Logo should be displayed on the screen</w:t>
            </w:r>
          </w:p>
          <w:p w14:paraId="236F805E" w14:textId="77777777" w:rsidR="00AF7A05" w:rsidRPr="004C7C8D" w:rsidRDefault="006B6B67" w:rsidP="00AF7A05">
            <w:pPr>
              <w:pStyle w:val="ListParagraph"/>
              <w:numPr>
                <w:ilvl w:val="0"/>
                <w:numId w:val="1"/>
              </w:numPr>
            </w:pPr>
            <w:r w:rsidRPr="004C7C8D">
              <w:t>U</w:t>
            </w:r>
            <w:r w:rsidR="00AF7A05" w:rsidRPr="004C7C8D">
              <w:t xml:space="preserve">sers should enter their </w:t>
            </w:r>
            <w:r w:rsidR="0026156C" w:rsidRPr="004C7C8D">
              <w:t>Email address</w:t>
            </w:r>
            <w:r w:rsidR="00AF7A05" w:rsidRPr="004C7C8D">
              <w:t xml:space="preserve"> and Password </w:t>
            </w:r>
          </w:p>
          <w:p w14:paraId="079C4D4D" w14:textId="77777777" w:rsidR="00AF7A05" w:rsidRPr="004C7C8D" w:rsidRDefault="00AF7A05" w:rsidP="00AF7A05">
            <w:pPr>
              <w:pStyle w:val="ListParagraph"/>
              <w:numPr>
                <w:ilvl w:val="0"/>
                <w:numId w:val="1"/>
              </w:numPr>
            </w:pPr>
            <w:r w:rsidRPr="004C7C8D">
              <w:t xml:space="preserve">Users should click on </w:t>
            </w:r>
            <w:r w:rsidR="00507A2C" w:rsidRPr="004C7C8D">
              <w:t>“</w:t>
            </w:r>
            <w:r w:rsidRPr="004C7C8D">
              <w:t>Sign In</w:t>
            </w:r>
            <w:r w:rsidR="00507A2C" w:rsidRPr="004C7C8D">
              <w:t>”</w:t>
            </w:r>
            <w:r w:rsidRPr="004C7C8D">
              <w:t xml:space="preserve"> once they</w:t>
            </w:r>
            <w:r w:rsidR="00DF1013" w:rsidRPr="004C7C8D">
              <w:t xml:space="preserve"> have entered their credentials</w:t>
            </w:r>
          </w:p>
        </w:tc>
      </w:tr>
      <w:tr w:rsidR="00AF7A05" w:rsidRPr="004C7C8D" w14:paraId="782CB45E" w14:textId="77777777" w:rsidTr="00F84EB8">
        <w:tc>
          <w:tcPr>
            <w:tcW w:w="1080" w:type="dxa"/>
          </w:tcPr>
          <w:p w14:paraId="5BBFC024" w14:textId="77777777" w:rsidR="00AF7A05" w:rsidRPr="004C7C8D" w:rsidRDefault="00AF7A05" w:rsidP="001E4CF7">
            <w:pPr>
              <w:pStyle w:val="ListParagraph"/>
              <w:numPr>
                <w:ilvl w:val="0"/>
                <w:numId w:val="4"/>
              </w:numPr>
            </w:pPr>
          </w:p>
        </w:tc>
        <w:tc>
          <w:tcPr>
            <w:tcW w:w="1980" w:type="dxa"/>
          </w:tcPr>
          <w:p w14:paraId="663B05A9" w14:textId="77777777" w:rsidR="00AF7A05" w:rsidRPr="004C7C8D" w:rsidRDefault="00AF7A05" w:rsidP="00AF7A05">
            <w:r w:rsidRPr="004C7C8D">
              <w:t>Admin/Coach Portal Sign in</w:t>
            </w:r>
          </w:p>
        </w:tc>
        <w:tc>
          <w:tcPr>
            <w:tcW w:w="3240" w:type="dxa"/>
          </w:tcPr>
          <w:p w14:paraId="01550368" w14:textId="77777777" w:rsidR="00AF7A05" w:rsidRPr="004C7C8D" w:rsidRDefault="00AF7A05" w:rsidP="00AF7A05">
            <w:r w:rsidRPr="004C7C8D">
              <w:t>Admins, Coaches and Researchers should be able to log into the web portal, to manage users and view participant data</w:t>
            </w:r>
          </w:p>
        </w:tc>
        <w:tc>
          <w:tcPr>
            <w:tcW w:w="3780" w:type="dxa"/>
          </w:tcPr>
          <w:p w14:paraId="35706C8C" w14:textId="77777777" w:rsidR="00AF7A05" w:rsidRPr="004C7C8D" w:rsidRDefault="00AF7A05" w:rsidP="00AF7A05">
            <w:pPr>
              <w:pStyle w:val="ListParagraph"/>
              <w:numPr>
                <w:ilvl w:val="0"/>
                <w:numId w:val="3"/>
              </w:numPr>
            </w:pPr>
            <w:r w:rsidRPr="004C7C8D">
              <w:t xml:space="preserve">Users should enter </w:t>
            </w:r>
            <w:r w:rsidR="006B6B67" w:rsidRPr="004C7C8D">
              <w:t xml:space="preserve">an </w:t>
            </w:r>
            <w:r w:rsidRPr="004C7C8D">
              <w:t xml:space="preserve">email address </w:t>
            </w:r>
          </w:p>
          <w:p w14:paraId="35010071" w14:textId="77777777" w:rsidR="00AF7A05" w:rsidRPr="004C7C8D" w:rsidRDefault="00AF7A05" w:rsidP="00AF7A05">
            <w:pPr>
              <w:pStyle w:val="ListParagraph"/>
              <w:numPr>
                <w:ilvl w:val="0"/>
                <w:numId w:val="3"/>
              </w:numPr>
            </w:pPr>
            <w:r w:rsidRPr="004C7C8D">
              <w:t>Users should enter Password</w:t>
            </w:r>
          </w:p>
          <w:p w14:paraId="027ABC3B" w14:textId="77777777" w:rsidR="00042E36" w:rsidRPr="004C7C8D" w:rsidRDefault="00042E36" w:rsidP="00AF7A05">
            <w:pPr>
              <w:pStyle w:val="ListParagraph"/>
              <w:numPr>
                <w:ilvl w:val="0"/>
                <w:numId w:val="3"/>
              </w:numPr>
            </w:pPr>
            <w:r w:rsidRPr="004C7C8D">
              <w:t>Passwords should be a min of 6 characters</w:t>
            </w:r>
          </w:p>
          <w:p w14:paraId="3993DA5B" w14:textId="77777777" w:rsidR="00AF7A05" w:rsidRPr="004C7C8D" w:rsidRDefault="00AF7A05" w:rsidP="00507A2C">
            <w:pPr>
              <w:pStyle w:val="ListParagraph"/>
              <w:numPr>
                <w:ilvl w:val="0"/>
                <w:numId w:val="3"/>
              </w:numPr>
            </w:pPr>
            <w:r w:rsidRPr="004C7C8D">
              <w:t>Users should click on “Sign In” button to authenticate.</w:t>
            </w:r>
          </w:p>
        </w:tc>
      </w:tr>
      <w:tr w:rsidR="00AF7A05" w:rsidRPr="004C7C8D" w14:paraId="5ABAC4E4" w14:textId="77777777" w:rsidTr="00F84EB8">
        <w:tc>
          <w:tcPr>
            <w:tcW w:w="1080" w:type="dxa"/>
          </w:tcPr>
          <w:p w14:paraId="66106CC9" w14:textId="77777777" w:rsidR="00AF7A05" w:rsidRPr="004C7C8D" w:rsidRDefault="00AF7A05" w:rsidP="001E4CF7">
            <w:pPr>
              <w:pStyle w:val="ListParagraph"/>
              <w:numPr>
                <w:ilvl w:val="0"/>
                <w:numId w:val="4"/>
              </w:numPr>
            </w:pPr>
          </w:p>
        </w:tc>
        <w:tc>
          <w:tcPr>
            <w:tcW w:w="1980" w:type="dxa"/>
          </w:tcPr>
          <w:p w14:paraId="1F2A57ED" w14:textId="77777777" w:rsidR="00AF7A05" w:rsidRPr="004C7C8D" w:rsidRDefault="00AF7A05" w:rsidP="00AF7A05">
            <w:r w:rsidRPr="004C7C8D">
              <w:t>Password reset</w:t>
            </w:r>
          </w:p>
        </w:tc>
        <w:tc>
          <w:tcPr>
            <w:tcW w:w="3240" w:type="dxa"/>
          </w:tcPr>
          <w:p w14:paraId="367BF112" w14:textId="77777777" w:rsidR="00AF7A05" w:rsidRPr="004C7C8D" w:rsidRDefault="00AF7A05" w:rsidP="00AF7A05">
            <w:r w:rsidRPr="004C7C8D">
              <w:t xml:space="preserve">Admins, Coaches and Researchers should </w:t>
            </w:r>
            <w:r w:rsidR="006B6B67" w:rsidRPr="004C7C8D">
              <w:t xml:space="preserve">be able to reset their password using “Forgot </w:t>
            </w:r>
            <w:r w:rsidR="00507A2C" w:rsidRPr="004C7C8D">
              <w:t>your</w:t>
            </w:r>
            <w:r w:rsidR="006B6B67" w:rsidRPr="004C7C8D">
              <w:t xml:space="preserve"> Password</w:t>
            </w:r>
            <w:r w:rsidR="00507A2C" w:rsidRPr="004C7C8D">
              <w:t>?</w:t>
            </w:r>
            <w:r w:rsidR="006B6B67" w:rsidRPr="004C7C8D">
              <w:t>” link</w:t>
            </w:r>
          </w:p>
        </w:tc>
        <w:tc>
          <w:tcPr>
            <w:tcW w:w="3780" w:type="dxa"/>
          </w:tcPr>
          <w:p w14:paraId="4BDC0E70" w14:textId="77777777" w:rsidR="00AF7A05" w:rsidRPr="004C7C8D" w:rsidRDefault="00AF7A05" w:rsidP="00AF7A05">
            <w:pPr>
              <w:pStyle w:val="ListParagraph"/>
              <w:numPr>
                <w:ilvl w:val="0"/>
                <w:numId w:val="2"/>
              </w:numPr>
            </w:pPr>
            <w:r w:rsidRPr="004C7C8D">
              <w:t xml:space="preserve">“Forgot </w:t>
            </w:r>
            <w:r w:rsidR="00507A2C" w:rsidRPr="004C7C8D">
              <w:t>your P</w:t>
            </w:r>
            <w:r w:rsidR="006B6B67" w:rsidRPr="004C7C8D">
              <w:t>assword</w:t>
            </w:r>
            <w:r w:rsidRPr="004C7C8D">
              <w:t xml:space="preserve">” link will show up on the Sign In screen below </w:t>
            </w:r>
          </w:p>
          <w:p w14:paraId="5422C2CA" w14:textId="77777777" w:rsidR="00AF7A05" w:rsidRPr="004C7C8D" w:rsidRDefault="006B6B67" w:rsidP="00AF7A05">
            <w:pPr>
              <w:pStyle w:val="ListParagraph"/>
              <w:numPr>
                <w:ilvl w:val="0"/>
                <w:numId w:val="2"/>
              </w:numPr>
            </w:pPr>
            <w:r w:rsidRPr="004C7C8D">
              <w:t xml:space="preserve">When a user clicks on “Forgot </w:t>
            </w:r>
            <w:r w:rsidR="00507A2C" w:rsidRPr="004C7C8D">
              <w:t>your</w:t>
            </w:r>
            <w:r w:rsidRPr="004C7C8D">
              <w:t xml:space="preserve"> Password” they should receive an email with a reset password link</w:t>
            </w:r>
          </w:p>
          <w:p w14:paraId="5497B2FF" w14:textId="77777777" w:rsidR="00E07B12" w:rsidRPr="004C7C8D" w:rsidRDefault="00E07B12" w:rsidP="00AF7A05">
            <w:pPr>
              <w:pStyle w:val="ListParagraph"/>
              <w:numPr>
                <w:ilvl w:val="0"/>
                <w:numId w:val="2"/>
              </w:numPr>
            </w:pPr>
            <w:r w:rsidRPr="004C7C8D">
              <w:t xml:space="preserve">The reset email password should be sent from a </w:t>
            </w:r>
            <w:hyperlink r:id="rId7" w:history="1">
              <w:r w:rsidRPr="004C7C8D">
                <w:rPr>
                  <w:rStyle w:val="Hyperlink"/>
                </w:rPr>
                <w:t>no-reply@vibrent.com</w:t>
              </w:r>
            </w:hyperlink>
            <w:r w:rsidRPr="004C7C8D">
              <w:t xml:space="preserve"> </w:t>
            </w:r>
          </w:p>
        </w:tc>
      </w:tr>
    </w:tbl>
    <w:p w14:paraId="4A203A04" w14:textId="77777777" w:rsidR="005D1E64" w:rsidRPr="004C7C8D" w:rsidRDefault="005D1E64" w:rsidP="00AF7A05">
      <w:pPr>
        <w:pStyle w:val="ListParagraph"/>
        <w:rPr>
          <w:b/>
          <w:sz w:val="28"/>
          <w:szCs w:val="28"/>
        </w:rPr>
      </w:pPr>
    </w:p>
    <w:p w14:paraId="515E8777" w14:textId="77777777" w:rsidR="005D1E64" w:rsidRPr="004C7C8D" w:rsidRDefault="005D1E64" w:rsidP="005D1E64"/>
    <w:p w14:paraId="69629296" w14:textId="77777777" w:rsidR="00DF1013" w:rsidRPr="004C7C8D" w:rsidRDefault="00310A1F" w:rsidP="00AF7A05">
      <w:pPr>
        <w:pStyle w:val="ListParagraph"/>
        <w:rPr>
          <w:b/>
          <w:sz w:val="28"/>
          <w:szCs w:val="28"/>
        </w:rPr>
      </w:pPr>
      <w:r w:rsidRPr="004C7C8D">
        <w:rPr>
          <w:b/>
          <w:noProof/>
          <w:sz w:val="28"/>
          <w:szCs w:val="28"/>
        </w:rPr>
        <w:lastRenderedPageBreak/>
        <w:drawing>
          <wp:inline distT="0" distB="0" distL="0" distR="0" wp14:anchorId="1BF19786" wp14:editId="44F04F28">
            <wp:extent cx="5943600" cy="2468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5943600" cy="2468880"/>
                    </a:xfrm>
                    <a:prstGeom prst="rect">
                      <a:avLst/>
                    </a:prstGeom>
                    <a:noFill/>
                    <a:ln>
                      <a:noFill/>
                    </a:ln>
                  </pic:spPr>
                </pic:pic>
              </a:graphicData>
            </a:graphic>
          </wp:inline>
        </w:drawing>
      </w:r>
    </w:p>
    <w:p w14:paraId="059E83F3" w14:textId="77777777" w:rsidR="00E07B12" w:rsidRPr="004C7C8D" w:rsidRDefault="00E07B12" w:rsidP="00AF7A05">
      <w:pPr>
        <w:pStyle w:val="ListParagraph"/>
        <w:rPr>
          <w:b/>
          <w:sz w:val="28"/>
          <w:szCs w:val="28"/>
        </w:rPr>
      </w:pPr>
    </w:p>
    <w:p w14:paraId="2D38B3A1" w14:textId="77777777" w:rsidR="00F84EB8" w:rsidRPr="004C7C8D" w:rsidRDefault="00F84EB8" w:rsidP="001E4CF7">
      <w:pPr>
        <w:pStyle w:val="ListParagraph"/>
        <w:numPr>
          <w:ilvl w:val="0"/>
          <w:numId w:val="5"/>
        </w:numPr>
        <w:rPr>
          <w:b/>
          <w:sz w:val="28"/>
          <w:szCs w:val="28"/>
        </w:rPr>
      </w:pPr>
      <w:r w:rsidRPr="004C7C8D">
        <w:rPr>
          <w:b/>
          <w:sz w:val="28"/>
          <w:szCs w:val="28"/>
        </w:rPr>
        <w:t>Dashboard View (User Management):</w:t>
      </w:r>
    </w:p>
    <w:tbl>
      <w:tblPr>
        <w:tblStyle w:val="TableGrid"/>
        <w:tblW w:w="10170" w:type="dxa"/>
        <w:tblInd w:w="-5" w:type="dxa"/>
        <w:tblLook w:val="04A0" w:firstRow="1" w:lastRow="0" w:firstColumn="1" w:lastColumn="0" w:noHBand="0" w:noVBand="1"/>
      </w:tblPr>
      <w:tblGrid>
        <w:gridCol w:w="1080"/>
        <w:gridCol w:w="1980"/>
        <w:gridCol w:w="3240"/>
        <w:gridCol w:w="3870"/>
      </w:tblGrid>
      <w:tr w:rsidR="00F84EB8" w:rsidRPr="004C7C8D" w14:paraId="5A55EFDD" w14:textId="77777777" w:rsidTr="00F84EB8">
        <w:tc>
          <w:tcPr>
            <w:tcW w:w="1080" w:type="dxa"/>
          </w:tcPr>
          <w:p w14:paraId="735003B9" w14:textId="77777777" w:rsidR="00F84EB8" w:rsidRPr="004C7C8D" w:rsidRDefault="00F84EB8" w:rsidP="00AF7A05">
            <w:pPr>
              <w:pStyle w:val="ListParagraph"/>
              <w:ind w:left="0"/>
              <w:rPr>
                <w:b/>
              </w:rPr>
            </w:pPr>
            <w:r w:rsidRPr="004C7C8D">
              <w:rPr>
                <w:b/>
              </w:rPr>
              <w:t>Req No.</w:t>
            </w:r>
          </w:p>
        </w:tc>
        <w:tc>
          <w:tcPr>
            <w:tcW w:w="1980" w:type="dxa"/>
          </w:tcPr>
          <w:p w14:paraId="5FABC10C" w14:textId="77777777" w:rsidR="00F84EB8" w:rsidRPr="004C7C8D" w:rsidRDefault="00F84EB8" w:rsidP="00AF7A05">
            <w:pPr>
              <w:pStyle w:val="ListParagraph"/>
              <w:ind w:left="0"/>
              <w:rPr>
                <w:b/>
              </w:rPr>
            </w:pPr>
            <w:r w:rsidRPr="004C7C8D">
              <w:rPr>
                <w:b/>
              </w:rPr>
              <w:t>Requirement</w:t>
            </w:r>
          </w:p>
        </w:tc>
        <w:tc>
          <w:tcPr>
            <w:tcW w:w="3240" w:type="dxa"/>
          </w:tcPr>
          <w:p w14:paraId="5B19D87A" w14:textId="77777777" w:rsidR="00F84EB8" w:rsidRPr="004C7C8D" w:rsidRDefault="00F84EB8" w:rsidP="00AF7A05">
            <w:pPr>
              <w:pStyle w:val="ListParagraph"/>
              <w:ind w:left="0"/>
              <w:rPr>
                <w:b/>
              </w:rPr>
            </w:pPr>
            <w:r w:rsidRPr="004C7C8D">
              <w:rPr>
                <w:b/>
              </w:rPr>
              <w:t>Details</w:t>
            </w:r>
          </w:p>
        </w:tc>
        <w:tc>
          <w:tcPr>
            <w:tcW w:w="3870" w:type="dxa"/>
          </w:tcPr>
          <w:p w14:paraId="0992A879" w14:textId="77777777" w:rsidR="00F84EB8" w:rsidRPr="004C7C8D" w:rsidRDefault="00F84EB8" w:rsidP="00AF7A05">
            <w:pPr>
              <w:pStyle w:val="ListParagraph"/>
              <w:ind w:left="0"/>
              <w:rPr>
                <w:b/>
              </w:rPr>
            </w:pPr>
            <w:r w:rsidRPr="004C7C8D">
              <w:rPr>
                <w:b/>
              </w:rPr>
              <w:t>Acceptance Criteria</w:t>
            </w:r>
          </w:p>
        </w:tc>
      </w:tr>
      <w:tr w:rsidR="00F84EB8" w:rsidRPr="004C7C8D" w14:paraId="5ECB4103" w14:textId="77777777" w:rsidTr="00F84EB8">
        <w:tc>
          <w:tcPr>
            <w:tcW w:w="1080" w:type="dxa"/>
          </w:tcPr>
          <w:p w14:paraId="2DDFDD2F" w14:textId="77777777" w:rsidR="00F84EB8" w:rsidRPr="004C7C8D" w:rsidRDefault="00F84EB8" w:rsidP="001E4CF7">
            <w:pPr>
              <w:pStyle w:val="ListParagraph"/>
              <w:numPr>
                <w:ilvl w:val="0"/>
                <w:numId w:val="6"/>
              </w:numPr>
            </w:pPr>
          </w:p>
        </w:tc>
        <w:tc>
          <w:tcPr>
            <w:tcW w:w="1980" w:type="dxa"/>
          </w:tcPr>
          <w:p w14:paraId="00351D22" w14:textId="77777777" w:rsidR="00F84EB8" w:rsidRPr="004C7C8D" w:rsidRDefault="001F26D1" w:rsidP="00AF7A05">
            <w:pPr>
              <w:pStyle w:val="ListParagraph"/>
              <w:ind w:left="0"/>
            </w:pPr>
            <w:r w:rsidRPr="004C7C8D">
              <w:t>Dashboard/ User Management view columns</w:t>
            </w:r>
          </w:p>
          <w:p w14:paraId="10AB58A7" w14:textId="77777777" w:rsidR="00A47EDE" w:rsidRPr="004C7C8D" w:rsidRDefault="00A47EDE" w:rsidP="00A47EDE">
            <w:pPr>
              <w:rPr>
                <w:i/>
                <w:color w:val="0070C0"/>
                <w:sz w:val="24"/>
                <w:szCs w:val="24"/>
              </w:rPr>
            </w:pPr>
            <w:r w:rsidRPr="004C7C8D">
              <w:rPr>
                <w:i/>
                <w:color w:val="0070C0"/>
                <w:sz w:val="24"/>
                <w:szCs w:val="24"/>
              </w:rPr>
              <w:t>Refer to UI mocks</w:t>
            </w:r>
          </w:p>
        </w:tc>
        <w:tc>
          <w:tcPr>
            <w:tcW w:w="3240" w:type="dxa"/>
          </w:tcPr>
          <w:p w14:paraId="1874B419" w14:textId="77777777" w:rsidR="00F84EB8" w:rsidRPr="004C7C8D" w:rsidRDefault="00A47EDE" w:rsidP="00D04C75">
            <w:pPr>
              <w:pStyle w:val="ListParagraph"/>
              <w:ind w:left="0"/>
            </w:pPr>
            <w:r w:rsidRPr="004C7C8D">
              <w:t>Users with access to the Admin portal should be able to view all participants along with certain data for each participant</w:t>
            </w:r>
          </w:p>
        </w:tc>
        <w:tc>
          <w:tcPr>
            <w:tcW w:w="3870" w:type="dxa"/>
          </w:tcPr>
          <w:p w14:paraId="502DD21E" w14:textId="77777777" w:rsidR="00F84EB8" w:rsidRPr="004C7C8D" w:rsidRDefault="00A47EDE" w:rsidP="00405A6E">
            <w:pPr>
              <w:pStyle w:val="ListParagraph"/>
              <w:numPr>
                <w:ilvl w:val="0"/>
                <w:numId w:val="7"/>
              </w:numPr>
            </w:pPr>
            <w:r w:rsidRPr="004C7C8D">
              <w:t>When a user logs into the Admin portal, they will be able to see a User Management Dashboard with the following columns:</w:t>
            </w:r>
          </w:p>
          <w:p w14:paraId="08E2AD4A" w14:textId="77777777" w:rsidR="00A47EDE" w:rsidRPr="004C7C8D" w:rsidRDefault="007E2830" w:rsidP="00405A6E">
            <w:pPr>
              <w:pStyle w:val="ListParagraph"/>
              <w:numPr>
                <w:ilvl w:val="1"/>
                <w:numId w:val="7"/>
              </w:numPr>
            </w:pPr>
            <w:r w:rsidRPr="004C7C8D">
              <w:t>Username</w:t>
            </w:r>
          </w:p>
          <w:p w14:paraId="7B1E9425" w14:textId="77777777" w:rsidR="00A47EDE" w:rsidRPr="004C7C8D" w:rsidRDefault="00A47EDE" w:rsidP="00405A6E">
            <w:pPr>
              <w:pStyle w:val="ListParagraph"/>
              <w:numPr>
                <w:ilvl w:val="1"/>
                <w:numId w:val="7"/>
              </w:numPr>
            </w:pPr>
            <w:r w:rsidRPr="004C7C8D">
              <w:t>Vibrent ID</w:t>
            </w:r>
            <w:r w:rsidR="00793F15" w:rsidRPr="004C7C8D">
              <w:t xml:space="preserve"> (system generated)</w:t>
            </w:r>
          </w:p>
          <w:p w14:paraId="5F264C58" w14:textId="77777777" w:rsidR="00A47EDE" w:rsidRPr="004C7C8D" w:rsidRDefault="00A47EDE" w:rsidP="00405A6E">
            <w:pPr>
              <w:pStyle w:val="ListParagraph"/>
              <w:numPr>
                <w:ilvl w:val="1"/>
                <w:numId w:val="7"/>
              </w:numPr>
            </w:pPr>
            <w:r w:rsidRPr="004C7C8D">
              <w:t>Program Code</w:t>
            </w:r>
            <w:r w:rsidR="00793F15" w:rsidRPr="004C7C8D">
              <w:t>/Password</w:t>
            </w:r>
          </w:p>
          <w:p w14:paraId="5B4BC461" w14:textId="10D3A96A" w:rsidR="00A47EDE" w:rsidRPr="004C7C8D" w:rsidRDefault="00A47EDE" w:rsidP="00405A6E">
            <w:pPr>
              <w:pStyle w:val="ListParagraph"/>
              <w:numPr>
                <w:ilvl w:val="1"/>
                <w:numId w:val="7"/>
              </w:numPr>
            </w:pPr>
            <w:r w:rsidRPr="004C7C8D">
              <w:t>Start Date</w:t>
            </w:r>
            <w:r w:rsidR="00793F15" w:rsidRPr="004C7C8D">
              <w:t xml:space="preserve"> (</w:t>
            </w:r>
            <w:r w:rsidR="00751BE1" w:rsidRPr="004C7C8D">
              <w:t xml:space="preserve">Date </w:t>
            </w:r>
            <w:r w:rsidR="00206466" w:rsidRPr="004C7C8D">
              <w:t>Status changes to Randomize</w:t>
            </w:r>
            <w:r w:rsidR="00751BE1" w:rsidRPr="004C7C8D">
              <w:t>d</w:t>
            </w:r>
            <w:r w:rsidR="00793F15" w:rsidRPr="004C7C8D">
              <w:t>)</w:t>
            </w:r>
          </w:p>
          <w:p w14:paraId="04B9931C" w14:textId="77777777" w:rsidR="00A47EDE" w:rsidRPr="004C7C8D" w:rsidRDefault="00A47EDE" w:rsidP="00405A6E">
            <w:pPr>
              <w:pStyle w:val="ListParagraph"/>
              <w:numPr>
                <w:ilvl w:val="1"/>
                <w:numId w:val="7"/>
              </w:numPr>
            </w:pPr>
            <w:r w:rsidRPr="004C7C8D">
              <w:t>Days in Program</w:t>
            </w:r>
            <w:r w:rsidR="00793F15" w:rsidRPr="004C7C8D">
              <w:t xml:space="preserve"> (</w:t>
            </w:r>
            <w:r w:rsidR="002412FC" w:rsidRPr="004C7C8D">
              <w:t xml:space="preserve">calculated </w:t>
            </w:r>
            <w:r w:rsidR="00793F15" w:rsidRPr="004C7C8D">
              <w:t>starting from Start Date)</w:t>
            </w:r>
          </w:p>
          <w:p w14:paraId="5E4D52CA" w14:textId="77777777" w:rsidR="00A47EDE" w:rsidRPr="004C7C8D" w:rsidRDefault="00A47EDE" w:rsidP="00405A6E">
            <w:pPr>
              <w:pStyle w:val="ListParagraph"/>
              <w:numPr>
                <w:ilvl w:val="1"/>
                <w:numId w:val="7"/>
              </w:numPr>
            </w:pPr>
            <w:r w:rsidRPr="004C7C8D">
              <w:t>Welcome Packet sent?</w:t>
            </w:r>
            <w:r w:rsidR="00793F15" w:rsidRPr="004C7C8D">
              <w:t xml:space="preserve"> (checkbox)</w:t>
            </w:r>
          </w:p>
          <w:p w14:paraId="576E035F" w14:textId="21C9BD60" w:rsidR="00A47EDE" w:rsidRPr="004C7C8D" w:rsidRDefault="00A47EDE" w:rsidP="00405A6E">
            <w:pPr>
              <w:pStyle w:val="ListParagraph"/>
              <w:numPr>
                <w:ilvl w:val="1"/>
                <w:numId w:val="7"/>
              </w:numPr>
            </w:pPr>
            <w:r w:rsidRPr="004C7C8D">
              <w:t>Status</w:t>
            </w:r>
            <w:r w:rsidR="00793F15" w:rsidRPr="004C7C8D">
              <w:t xml:space="preserve"> (system populated based on workflow)</w:t>
            </w:r>
          </w:p>
          <w:p w14:paraId="3284343F" w14:textId="756882C0" w:rsidR="00A47EDE" w:rsidRPr="004C7C8D" w:rsidRDefault="00A47EDE" w:rsidP="00405A6E">
            <w:pPr>
              <w:pStyle w:val="ListParagraph"/>
              <w:numPr>
                <w:ilvl w:val="1"/>
                <w:numId w:val="7"/>
              </w:numPr>
            </w:pPr>
            <w:r w:rsidRPr="004C7C8D">
              <w:t>Research Arm</w:t>
            </w:r>
            <w:r w:rsidR="00793F15" w:rsidRPr="004C7C8D">
              <w:t xml:space="preserve"> (user selection from drop down)</w:t>
            </w:r>
          </w:p>
          <w:p w14:paraId="14D51B79" w14:textId="1DF98F8A" w:rsidR="00B020A7" w:rsidRDefault="00B020A7" w:rsidP="00405A6E">
            <w:pPr>
              <w:pStyle w:val="ListParagraph"/>
              <w:numPr>
                <w:ilvl w:val="1"/>
                <w:numId w:val="7"/>
              </w:numPr>
            </w:pPr>
            <w:r w:rsidRPr="004C7C8D">
              <w:t>Disposition (user selects from a drop down)</w:t>
            </w:r>
          </w:p>
          <w:p w14:paraId="63BF6F5F" w14:textId="4678E385" w:rsidR="00645F76" w:rsidRPr="00A847E0" w:rsidRDefault="00405A6E" w:rsidP="00A847E0">
            <w:pPr>
              <w:pStyle w:val="ListParagraph"/>
              <w:numPr>
                <w:ilvl w:val="1"/>
                <w:numId w:val="7"/>
              </w:numPr>
              <w:rPr>
                <w:rFonts w:ascii="Arial" w:hAnsi="Arial" w:cs="Arial"/>
                <w:color w:val="FF00FF"/>
                <w:sz w:val="21"/>
                <w:szCs w:val="21"/>
                <w:shd w:val="clear" w:color="auto" w:fill="EDF5FF"/>
              </w:rPr>
            </w:pPr>
            <w:r w:rsidRPr="00A847E0">
              <w:rPr>
                <w:rFonts w:ascii="Arial" w:hAnsi="Arial" w:cs="Arial"/>
                <w:color w:val="FF00FF"/>
                <w:sz w:val="21"/>
                <w:szCs w:val="21"/>
                <w:shd w:val="clear" w:color="auto" w:fill="EDF5FF"/>
              </w:rPr>
              <w:t>Qualtrics Survey Status (2 checkboxes manually populated) - added 03/31</w:t>
            </w:r>
          </w:p>
          <w:p w14:paraId="4E8BA87A" w14:textId="2317083F" w:rsidR="002A6EB6" w:rsidRPr="004C7C8D" w:rsidRDefault="002A6EB6" w:rsidP="002A6EB6">
            <w:pPr>
              <w:pStyle w:val="ListParagraph"/>
              <w:ind w:left="0"/>
              <w:rPr>
                <w:i/>
              </w:rPr>
            </w:pPr>
            <w:r w:rsidRPr="004C7C8D">
              <w:rPr>
                <w:b/>
                <w:i/>
                <w:color w:val="ED7D31" w:themeColor="accent2"/>
              </w:rPr>
              <w:t>NOTE:</w:t>
            </w:r>
            <w:r w:rsidRPr="004C7C8D">
              <w:rPr>
                <w:i/>
                <w:color w:val="ED7D31" w:themeColor="accent2"/>
              </w:rPr>
              <w:t xml:space="preserve"> Individual field requirements below in </w:t>
            </w:r>
            <w:r w:rsidR="00C10CD5" w:rsidRPr="004C7C8D">
              <w:rPr>
                <w:i/>
                <w:color w:val="ED7D31" w:themeColor="accent2"/>
              </w:rPr>
              <w:t xml:space="preserve"> in this section</w:t>
            </w:r>
          </w:p>
        </w:tc>
      </w:tr>
      <w:tr w:rsidR="00F84EB8" w:rsidRPr="004C7C8D" w14:paraId="744D87FC" w14:textId="77777777" w:rsidTr="00F84EB8">
        <w:tc>
          <w:tcPr>
            <w:tcW w:w="1080" w:type="dxa"/>
          </w:tcPr>
          <w:p w14:paraId="3689F11F" w14:textId="42207890" w:rsidR="00F84EB8" w:rsidRPr="004C7C8D" w:rsidRDefault="00F84EB8" w:rsidP="001E4CF7">
            <w:pPr>
              <w:pStyle w:val="ListParagraph"/>
              <w:numPr>
                <w:ilvl w:val="0"/>
                <w:numId w:val="7"/>
              </w:numPr>
            </w:pPr>
          </w:p>
        </w:tc>
        <w:tc>
          <w:tcPr>
            <w:tcW w:w="1980" w:type="dxa"/>
          </w:tcPr>
          <w:p w14:paraId="64F414B7" w14:textId="77777777" w:rsidR="00F84EB8" w:rsidRPr="004C7C8D" w:rsidRDefault="00A47EDE" w:rsidP="00AF7A05">
            <w:pPr>
              <w:pStyle w:val="ListParagraph"/>
              <w:ind w:left="0"/>
            </w:pPr>
            <w:r w:rsidRPr="004C7C8D">
              <w:t>Participant data population</w:t>
            </w:r>
          </w:p>
        </w:tc>
        <w:tc>
          <w:tcPr>
            <w:tcW w:w="3240" w:type="dxa"/>
          </w:tcPr>
          <w:p w14:paraId="02CBA440" w14:textId="77777777" w:rsidR="00F84EB8" w:rsidRPr="004C7C8D" w:rsidRDefault="00A47EDE" w:rsidP="00AF7A05">
            <w:pPr>
              <w:pStyle w:val="ListParagraph"/>
              <w:ind w:left="0"/>
            </w:pPr>
            <w:r w:rsidRPr="004C7C8D">
              <w:t xml:space="preserve">Once a participant downloads the app and signs up </w:t>
            </w:r>
            <w:r w:rsidR="00D04C75" w:rsidRPr="004C7C8D">
              <w:t xml:space="preserve">on the app </w:t>
            </w:r>
            <w:r w:rsidRPr="004C7C8D">
              <w:t>(entering the password which is same as the Program code assigned to them), t</w:t>
            </w:r>
            <w:r w:rsidR="00D04C75" w:rsidRPr="004C7C8D">
              <w:t>heir information</w:t>
            </w:r>
            <w:r w:rsidRPr="004C7C8D">
              <w:t xml:space="preserve"> will be </w:t>
            </w:r>
            <w:r w:rsidR="00D04C75" w:rsidRPr="004C7C8D">
              <w:t xml:space="preserve">systematically </w:t>
            </w:r>
            <w:r w:rsidR="00E26EC4" w:rsidRPr="004C7C8D">
              <w:t>entered in the</w:t>
            </w:r>
            <w:r w:rsidRPr="004C7C8D">
              <w:t xml:space="preserve"> Admin portal.</w:t>
            </w:r>
          </w:p>
          <w:p w14:paraId="5968D0B7" w14:textId="77777777" w:rsidR="00A47EDE" w:rsidRPr="004C7C8D" w:rsidRDefault="00A47EDE" w:rsidP="00AF7A05">
            <w:pPr>
              <w:pStyle w:val="ListParagraph"/>
              <w:ind w:left="0"/>
              <w:rPr>
                <w:i/>
              </w:rPr>
            </w:pPr>
            <w:r w:rsidRPr="004C7C8D">
              <w:rPr>
                <w:i/>
                <w:color w:val="ED7D31" w:themeColor="accent2"/>
              </w:rPr>
              <w:t>NOTE: Participation Authentication requirement is in the Participant section below</w:t>
            </w:r>
          </w:p>
        </w:tc>
        <w:tc>
          <w:tcPr>
            <w:tcW w:w="3870" w:type="dxa"/>
          </w:tcPr>
          <w:p w14:paraId="251BCF6E" w14:textId="77777777" w:rsidR="00F84EB8" w:rsidRPr="004C7C8D" w:rsidRDefault="00470F76" w:rsidP="001E4CF7">
            <w:pPr>
              <w:pStyle w:val="ListParagraph"/>
              <w:numPr>
                <w:ilvl w:val="0"/>
                <w:numId w:val="8"/>
              </w:numPr>
              <w:jc w:val="both"/>
            </w:pPr>
            <w:r w:rsidRPr="004C7C8D">
              <w:t xml:space="preserve">When a user Signs up, </w:t>
            </w:r>
            <w:r w:rsidR="00813432" w:rsidRPr="004C7C8D">
              <w:t>their information is systematically updated</w:t>
            </w:r>
            <w:r w:rsidRPr="004C7C8D">
              <w:t xml:space="preserve"> in the Admin Portal.</w:t>
            </w:r>
          </w:p>
          <w:p w14:paraId="36F17C5D" w14:textId="77777777" w:rsidR="00470F76" w:rsidRPr="004C7C8D" w:rsidRDefault="00470F76" w:rsidP="001E4CF7">
            <w:pPr>
              <w:pStyle w:val="ListParagraph"/>
              <w:numPr>
                <w:ilvl w:val="0"/>
                <w:numId w:val="8"/>
              </w:numPr>
              <w:jc w:val="both"/>
            </w:pPr>
            <w:r w:rsidRPr="004C7C8D">
              <w:t>Fields populated upon initial sign up would be as follows:</w:t>
            </w:r>
          </w:p>
          <w:p w14:paraId="693CC79C" w14:textId="77777777" w:rsidR="009C1F5C" w:rsidRPr="004C7C8D" w:rsidRDefault="00B020A7" w:rsidP="001E4CF7">
            <w:pPr>
              <w:pStyle w:val="ListParagraph"/>
              <w:numPr>
                <w:ilvl w:val="1"/>
                <w:numId w:val="8"/>
              </w:numPr>
            </w:pPr>
            <w:r w:rsidRPr="004C7C8D">
              <w:t>Username</w:t>
            </w:r>
          </w:p>
          <w:p w14:paraId="5BC2A4FB" w14:textId="77777777" w:rsidR="009C1F5C" w:rsidRPr="004C7C8D" w:rsidRDefault="009C1F5C" w:rsidP="001E4CF7">
            <w:pPr>
              <w:pStyle w:val="ListParagraph"/>
              <w:numPr>
                <w:ilvl w:val="1"/>
                <w:numId w:val="8"/>
              </w:numPr>
            </w:pPr>
            <w:r w:rsidRPr="004C7C8D">
              <w:t>Vibrent ID (system generated)</w:t>
            </w:r>
          </w:p>
          <w:p w14:paraId="55400DF2" w14:textId="77777777" w:rsidR="009C1F5C" w:rsidRPr="004C7C8D" w:rsidRDefault="00813432" w:rsidP="001E4CF7">
            <w:pPr>
              <w:pStyle w:val="ListParagraph"/>
              <w:numPr>
                <w:ilvl w:val="1"/>
                <w:numId w:val="8"/>
              </w:numPr>
            </w:pPr>
            <w:r w:rsidRPr="004C7C8D">
              <w:t>Program Code (</w:t>
            </w:r>
            <w:r w:rsidR="009C1F5C" w:rsidRPr="004C7C8D">
              <w:t>Password</w:t>
            </w:r>
          </w:p>
          <w:p w14:paraId="1563D1D0" w14:textId="77777777" w:rsidR="009C1F5C" w:rsidRPr="004C7C8D" w:rsidRDefault="00460E2D" w:rsidP="001E4CF7">
            <w:pPr>
              <w:pStyle w:val="ListParagraph"/>
              <w:numPr>
                <w:ilvl w:val="1"/>
                <w:numId w:val="8"/>
              </w:numPr>
              <w:jc w:val="both"/>
            </w:pPr>
            <w:r w:rsidRPr="004C7C8D">
              <w:t xml:space="preserve">Status: Ready for </w:t>
            </w:r>
            <w:r w:rsidR="00541F70" w:rsidRPr="004C7C8D">
              <w:t>Packet</w:t>
            </w:r>
          </w:p>
          <w:p w14:paraId="3174C452" w14:textId="77777777" w:rsidR="007A5097" w:rsidRPr="004C7C8D" w:rsidRDefault="007A5097" w:rsidP="001E4CF7">
            <w:pPr>
              <w:pStyle w:val="ListParagraph"/>
              <w:numPr>
                <w:ilvl w:val="1"/>
                <w:numId w:val="8"/>
              </w:numPr>
              <w:jc w:val="both"/>
            </w:pPr>
            <w:r w:rsidRPr="004C7C8D">
              <w:t>Disposition: None</w:t>
            </w:r>
          </w:p>
          <w:p w14:paraId="679C5AA0" w14:textId="77777777" w:rsidR="00DE2D3D" w:rsidRPr="004C7C8D" w:rsidRDefault="00DE2D3D" w:rsidP="001E4CF7">
            <w:pPr>
              <w:pStyle w:val="ListParagraph"/>
              <w:numPr>
                <w:ilvl w:val="0"/>
                <w:numId w:val="8"/>
              </w:numPr>
              <w:jc w:val="both"/>
            </w:pPr>
            <w:r w:rsidRPr="004C7C8D">
              <w:t>All other fields will be blank initially</w:t>
            </w:r>
          </w:p>
        </w:tc>
      </w:tr>
      <w:tr w:rsidR="00470F76" w:rsidRPr="004C7C8D" w14:paraId="0E30E380" w14:textId="77777777" w:rsidTr="00F84EB8">
        <w:tc>
          <w:tcPr>
            <w:tcW w:w="1080" w:type="dxa"/>
          </w:tcPr>
          <w:p w14:paraId="5D66C2E9" w14:textId="77777777" w:rsidR="00470F76" w:rsidRPr="004C7C8D" w:rsidRDefault="00470F76" w:rsidP="001E4CF7">
            <w:pPr>
              <w:pStyle w:val="ListParagraph"/>
              <w:numPr>
                <w:ilvl w:val="0"/>
                <w:numId w:val="7"/>
              </w:numPr>
            </w:pPr>
          </w:p>
        </w:tc>
        <w:tc>
          <w:tcPr>
            <w:tcW w:w="1980" w:type="dxa"/>
          </w:tcPr>
          <w:p w14:paraId="4A5041EE" w14:textId="77777777" w:rsidR="00470F76" w:rsidRPr="004C7C8D" w:rsidRDefault="002A6EB6" w:rsidP="00AF7A05">
            <w:pPr>
              <w:pStyle w:val="ListParagraph"/>
              <w:ind w:left="0"/>
            </w:pPr>
            <w:r w:rsidRPr="004C7C8D">
              <w:t>Program Code</w:t>
            </w:r>
          </w:p>
        </w:tc>
        <w:tc>
          <w:tcPr>
            <w:tcW w:w="3240" w:type="dxa"/>
          </w:tcPr>
          <w:p w14:paraId="03FE26C6" w14:textId="34AB3405" w:rsidR="00470F76" w:rsidRPr="004C7C8D" w:rsidRDefault="002A6EB6" w:rsidP="00AF7A05">
            <w:pPr>
              <w:pStyle w:val="ListParagraph"/>
              <w:ind w:left="0"/>
            </w:pPr>
            <w:r w:rsidRPr="004C7C8D">
              <w:t>Vibrent will be given a list of valid program code</w:t>
            </w:r>
            <w:r w:rsidR="00A529E8" w:rsidRPr="004C7C8D">
              <w:t>s</w:t>
            </w:r>
            <w:r w:rsidRPr="004C7C8D">
              <w:t xml:space="preserve"> from the Stay Strong team. </w:t>
            </w:r>
            <w:r w:rsidR="00751BE1" w:rsidRPr="004C7C8D">
              <w:t xml:space="preserve">One </w:t>
            </w:r>
            <w:r w:rsidRPr="004C7C8D">
              <w:t xml:space="preserve">code </w:t>
            </w:r>
            <w:r w:rsidR="00751BE1" w:rsidRPr="004C7C8D">
              <w:t xml:space="preserve">is </w:t>
            </w:r>
            <w:r w:rsidRPr="004C7C8D">
              <w:t xml:space="preserve">sent out to </w:t>
            </w:r>
            <w:r w:rsidR="00751BE1" w:rsidRPr="004C7C8D">
              <w:t xml:space="preserve">each candidate </w:t>
            </w:r>
            <w:r w:rsidRPr="004C7C8D">
              <w:t xml:space="preserve">participant in </w:t>
            </w:r>
            <w:r w:rsidR="00751BE1" w:rsidRPr="004C7C8D">
              <w:t xml:space="preserve">a mailed </w:t>
            </w:r>
            <w:r w:rsidRPr="004C7C8D">
              <w:t>recruitmen</w:t>
            </w:r>
            <w:r w:rsidR="00A529E8" w:rsidRPr="004C7C8D">
              <w:t xml:space="preserve">t letter. Participants will use </w:t>
            </w:r>
            <w:r w:rsidR="00751BE1" w:rsidRPr="004C7C8D">
              <w:t xml:space="preserve">their assigned </w:t>
            </w:r>
            <w:r w:rsidRPr="004C7C8D">
              <w:t xml:space="preserve">Program code as </w:t>
            </w:r>
            <w:r w:rsidR="00751BE1" w:rsidRPr="004C7C8D">
              <w:t xml:space="preserve">their </w:t>
            </w:r>
            <w:r w:rsidRPr="004C7C8D">
              <w:t>password to authenticate.</w:t>
            </w:r>
          </w:p>
        </w:tc>
        <w:tc>
          <w:tcPr>
            <w:tcW w:w="3870" w:type="dxa"/>
          </w:tcPr>
          <w:p w14:paraId="48222F34" w14:textId="011A1F21" w:rsidR="00470F76" w:rsidRPr="004C7C8D" w:rsidRDefault="002A6EB6" w:rsidP="001E4CF7">
            <w:pPr>
              <w:pStyle w:val="ListParagraph"/>
              <w:numPr>
                <w:ilvl w:val="0"/>
                <w:numId w:val="10"/>
              </w:numPr>
              <w:jc w:val="both"/>
            </w:pPr>
            <w:r w:rsidRPr="004C7C8D">
              <w:t xml:space="preserve">When a user downloads the app and signs up, they use </w:t>
            </w:r>
            <w:r w:rsidR="00751BE1" w:rsidRPr="004C7C8D">
              <w:t>their assigned</w:t>
            </w:r>
            <w:r w:rsidRPr="004C7C8D">
              <w:t xml:space="preserve"> Program Code as password.</w:t>
            </w:r>
          </w:p>
          <w:p w14:paraId="6279BD59" w14:textId="77777777" w:rsidR="00E07B12" w:rsidRPr="004C7C8D" w:rsidRDefault="00E07B12" w:rsidP="001E4CF7">
            <w:pPr>
              <w:pStyle w:val="ListParagraph"/>
              <w:numPr>
                <w:ilvl w:val="0"/>
                <w:numId w:val="10"/>
              </w:numPr>
              <w:jc w:val="both"/>
            </w:pPr>
            <w:r w:rsidRPr="004C7C8D">
              <w:t>System must validate that the Program code entered by the user exists in our system before saving this code to the Admin Portal.</w:t>
            </w:r>
          </w:p>
          <w:p w14:paraId="7361E8E7" w14:textId="77777777" w:rsidR="002A6EB6" w:rsidRPr="004C7C8D" w:rsidRDefault="00B020A7" w:rsidP="00E07B12">
            <w:pPr>
              <w:pStyle w:val="ListParagraph"/>
              <w:numPr>
                <w:ilvl w:val="0"/>
                <w:numId w:val="10"/>
              </w:numPr>
              <w:jc w:val="both"/>
            </w:pPr>
            <w:r w:rsidRPr="004C7C8D">
              <w:t>If</w:t>
            </w:r>
            <w:r w:rsidR="00E07B12" w:rsidRPr="004C7C8D">
              <w:t xml:space="preserve"> the </w:t>
            </w:r>
            <w:r w:rsidR="002A6EB6" w:rsidRPr="004C7C8D">
              <w:t xml:space="preserve">Program Code </w:t>
            </w:r>
            <w:r w:rsidR="00E07B12" w:rsidRPr="004C7C8D">
              <w:t xml:space="preserve">is valid then it </w:t>
            </w:r>
            <w:r w:rsidR="002A6EB6" w:rsidRPr="004C7C8D">
              <w:t>will be saved to the user’s entry in the Admin screen.</w:t>
            </w:r>
          </w:p>
        </w:tc>
      </w:tr>
      <w:tr w:rsidR="002A6EB6" w:rsidRPr="004C7C8D" w14:paraId="5E51FAA3" w14:textId="77777777" w:rsidTr="00F84EB8">
        <w:tc>
          <w:tcPr>
            <w:tcW w:w="1080" w:type="dxa"/>
          </w:tcPr>
          <w:p w14:paraId="04946977" w14:textId="77777777" w:rsidR="002A6EB6" w:rsidRPr="004C7C8D" w:rsidRDefault="002A6EB6" w:rsidP="001E4CF7">
            <w:pPr>
              <w:pStyle w:val="ListParagraph"/>
              <w:numPr>
                <w:ilvl w:val="0"/>
                <w:numId w:val="7"/>
              </w:numPr>
            </w:pPr>
          </w:p>
        </w:tc>
        <w:tc>
          <w:tcPr>
            <w:tcW w:w="1980" w:type="dxa"/>
          </w:tcPr>
          <w:p w14:paraId="4C9EA40A" w14:textId="77777777" w:rsidR="002A6EB6" w:rsidRPr="004C7C8D" w:rsidRDefault="006F20A6" w:rsidP="00AF7A05">
            <w:pPr>
              <w:pStyle w:val="ListParagraph"/>
              <w:ind w:left="0"/>
            </w:pPr>
            <w:r w:rsidRPr="004C7C8D">
              <w:t>Start Date</w:t>
            </w:r>
          </w:p>
        </w:tc>
        <w:tc>
          <w:tcPr>
            <w:tcW w:w="3240" w:type="dxa"/>
          </w:tcPr>
          <w:p w14:paraId="7D07FB1B" w14:textId="77777777" w:rsidR="002A6EB6" w:rsidRPr="004C7C8D" w:rsidRDefault="006F20A6" w:rsidP="00AF7A05">
            <w:pPr>
              <w:pStyle w:val="ListParagraph"/>
              <w:ind w:left="0"/>
            </w:pPr>
            <w:r w:rsidRPr="004C7C8D">
              <w:t xml:space="preserve">Start Date is the date the user </w:t>
            </w:r>
            <w:r w:rsidR="00332BDC" w:rsidRPr="004C7C8D">
              <w:t>is Randomized</w:t>
            </w:r>
            <w:r w:rsidRPr="004C7C8D">
              <w:t xml:space="preserve">  </w:t>
            </w:r>
          </w:p>
        </w:tc>
        <w:tc>
          <w:tcPr>
            <w:tcW w:w="3870" w:type="dxa"/>
          </w:tcPr>
          <w:p w14:paraId="36393518" w14:textId="77777777" w:rsidR="002A6EB6" w:rsidRPr="004C7C8D" w:rsidRDefault="006F20A6" w:rsidP="001E4CF7">
            <w:pPr>
              <w:pStyle w:val="ListParagraph"/>
              <w:numPr>
                <w:ilvl w:val="0"/>
                <w:numId w:val="11"/>
              </w:numPr>
              <w:jc w:val="both"/>
            </w:pPr>
            <w:r w:rsidRPr="004C7C8D">
              <w:t>When a participant initially signs up the start date is blank</w:t>
            </w:r>
          </w:p>
          <w:p w14:paraId="4BB69DFA" w14:textId="154C5E4D" w:rsidR="006F20A6" w:rsidRPr="004C7C8D" w:rsidRDefault="006F20A6" w:rsidP="00C10CD5">
            <w:pPr>
              <w:pStyle w:val="ListParagraph"/>
              <w:numPr>
                <w:ilvl w:val="0"/>
                <w:numId w:val="11"/>
              </w:numPr>
            </w:pPr>
            <w:r w:rsidRPr="004C7C8D">
              <w:t>Start Date should be populated with the date when the Status change</w:t>
            </w:r>
            <w:r w:rsidR="00C10CD5" w:rsidRPr="004C7C8D">
              <w:t xml:space="preserve">s to </w:t>
            </w:r>
            <w:r w:rsidRPr="004C7C8D">
              <w:t xml:space="preserve"> </w:t>
            </w:r>
            <w:r w:rsidR="005A0594" w:rsidRPr="004C7C8D">
              <w:t>“</w:t>
            </w:r>
            <w:r w:rsidRPr="004C7C8D">
              <w:t>Randomized”</w:t>
            </w:r>
            <w:r w:rsidR="005A0594" w:rsidRPr="004C7C8D">
              <w:t xml:space="preserve"> </w:t>
            </w:r>
          </w:p>
          <w:p w14:paraId="37D76BDE" w14:textId="77777777" w:rsidR="005A0594" w:rsidRPr="004C7C8D" w:rsidRDefault="005A0594" w:rsidP="005A0594">
            <w:pPr>
              <w:jc w:val="both"/>
            </w:pPr>
            <w:r w:rsidRPr="004C7C8D">
              <w:rPr>
                <w:color w:val="ED7D31" w:themeColor="accent2"/>
              </w:rPr>
              <w:t>NOTE: Status gets systematically updated to Randomized once the Admin assigns a Research Arm to the participant</w:t>
            </w:r>
          </w:p>
        </w:tc>
      </w:tr>
      <w:tr w:rsidR="006F20A6" w:rsidRPr="004C7C8D" w14:paraId="6F27F8A5" w14:textId="77777777" w:rsidTr="00F84EB8">
        <w:tc>
          <w:tcPr>
            <w:tcW w:w="1080" w:type="dxa"/>
          </w:tcPr>
          <w:p w14:paraId="0A093B00" w14:textId="77777777" w:rsidR="006F20A6" w:rsidRPr="004C7C8D" w:rsidRDefault="006F20A6" w:rsidP="001E4CF7">
            <w:pPr>
              <w:pStyle w:val="ListParagraph"/>
              <w:numPr>
                <w:ilvl w:val="0"/>
                <w:numId w:val="7"/>
              </w:numPr>
            </w:pPr>
          </w:p>
        </w:tc>
        <w:tc>
          <w:tcPr>
            <w:tcW w:w="1980" w:type="dxa"/>
          </w:tcPr>
          <w:p w14:paraId="1F29252D" w14:textId="77777777" w:rsidR="006F20A6" w:rsidRPr="004C7C8D" w:rsidRDefault="006F20A6" w:rsidP="00AF7A05">
            <w:pPr>
              <w:pStyle w:val="ListParagraph"/>
              <w:ind w:left="0"/>
            </w:pPr>
            <w:r w:rsidRPr="004C7C8D">
              <w:t>Days in Program</w:t>
            </w:r>
          </w:p>
        </w:tc>
        <w:tc>
          <w:tcPr>
            <w:tcW w:w="3240" w:type="dxa"/>
          </w:tcPr>
          <w:p w14:paraId="0883EF57" w14:textId="77777777" w:rsidR="005A0594" w:rsidRPr="004C7C8D" w:rsidRDefault="006F20A6" w:rsidP="00AF7A05">
            <w:pPr>
              <w:pStyle w:val="ListParagraph"/>
              <w:ind w:left="0"/>
            </w:pPr>
            <w:r w:rsidRPr="004C7C8D">
              <w:t>Days in program is the number of days that participant has been in the program starting from the Start Date</w:t>
            </w:r>
            <w:r w:rsidR="00332BDC" w:rsidRPr="004C7C8D">
              <w:t xml:space="preserve">. </w:t>
            </w:r>
          </w:p>
          <w:p w14:paraId="488194BA" w14:textId="77777777" w:rsidR="006F20A6" w:rsidRPr="004C7C8D" w:rsidRDefault="00332BDC" w:rsidP="00AF7A05">
            <w:pPr>
              <w:pStyle w:val="ListParagraph"/>
              <w:ind w:left="0"/>
            </w:pPr>
            <w:r w:rsidRPr="004C7C8D">
              <w:rPr>
                <w:color w:val="ED7D31" w:themeColor="accent2"/>
              </w:rPr>
              <w:t>NOTE: This is not the same as app download date.</w:t>
            </w:r>
          </w:p>
        </w:tc>
        <w:tc>
          <w:tcPr>
            <w:tcW w:w="3870" w:type="dxa"/>
          </w:tcPr>
          <w:p w14:paraId="2E337F49" w14:textId="77777777" w:rsidR="006F20A6" w:rsidRPr="004C7C8D" w:rsidRDefault="005A0594" w:rsidP="001E4CF7">
            <w:pPr>
              <w:pStyle w:val="ListParagraph"/>
              <w:numPr>
                <w:ilvl w:val="0"/>
                <w:numId w:val="12"/>
              </w:numPr>
              <w:jc w:val="both"/>
            </w:pPr>
            <w:r w:rsidRPr="004C7C8D">
              <w:t>Days In Program</w:t>
            </w:r>
            <w:r w:rsidR="006F20A6" w:rsidRPr="004C7C8D">
              <w:t xml:space="preserve"> should be the number of days the user has been in the program </w:t>
            </w:r>
            <w:r w:rsidR="003C5685" w:rsidRPr="004C7C8D">
              <w:t xml:space="preserve">beginning </w:t>
            </w:r>
            <w:r w:rsidR="006F20A6" w:rsidRPr="004C7C8D">
              <w:t xml:space="preserve">from the </w:t>
            </w:r>
            <w:r w:rsidR="003C5685" w:rsidRPr="004C7C8D">
              <w:t>“</w:t>
            </w:r>
            <w:r w:rsidR="006F20A6" w:rsidRPr="004C7C8D">
              <w:t>Start Date</w:t>
            </w:r>
            <w:r w:rsidR="003C5685" w:rsidRPr="004C7C8D">
              <w:t>”</w:t>
            </w:r>
            <w:r w:rsidR="006F20A6" w:rsidRPr="004C7C8D">
              <w:t>.</w:t>
            </w:r>
          </w:p>
          <w:p w14:paraId="08A6D396" w14:textId="77777777" w:rsidR="006F20A6" w:rsidRPr="004C7C8D" w:rsidRDefault="006F20A6" w:rsidP="001E4CF7">
            <w:pPr>
              <w:pStyle w:val="ListParagraph"/>
              <w:numPr>
                <w:ilvl w:val="0"/>
                <w:numId w:val="12"/>
              </w:numPr>
              <w:jc w:val="both"/>
            </w:pPr>
            <w:r w:rsidRPr="004C7C8D">
              <w:t>This field will change daily to account for the current day</w:t>
            </w:r>
            <w:r w:rsidR="004859A7" w:rsidRPr="004C7C8D">
              <w:t xml:space="preserve"> starting from when the Start Date is populated</w:t>
            </w:r>
            <w:r w:rsidRPr="004C7C8D">
              <w:t>.</w:t>
            </w:r>
          </w:p>
          <w:p w14:paraId="030FE096" w14:textId="77777777" w:rsidR="00074D57" w:rsidRPr="004C7C8D" w:rsidRDefault="00074D57" w:rsidP="001E4CF7">
            <w:pPr>
              <w:pStyle w:val="ListParagraph"/>
              <w:numPr>
                <w:ilvl w:val="0"/>
                <w:numId w:val="12"/>
              </w:numPr>
              <w:jc w:val="both"/>
            </w:pPr>
            <w:r w:rsidRPr="004C7C8D">
              <w:t>If the Start Date is blank the Days in Program value will also be blank.</w:t>
            </w:r>
          </w:p>
          <w:p w14:paraId="13278BB9" w14:textId="2DCA7F9F" w:rsidR="00017BD6" w:rsidRPr="004C7C8D" w:rsidRDefault="00017BD6" w:rsidP="00C10CD5">
            <w:r w:rsidRPr="004C7C8D">
              <w:rPr>
                <w:color w:val="ED7D31" w:themeColor="accent2"/>
              </w:rPr>
              <w:t xml:space="preserve">NOTE: Start </w:t>
            </w:r>
            <w:r w:rsidR="00C10CD5" w:rsidRPr="004C7C8D">
              <w:rPr>
                <w:color w:val="ED7D31" w:themeColor="accent2"/>
              </w:rPr>
              <w:t xml:space="preserve">Date </w:t>
            </w:r>
            <w:r w:rsidRPr="004C7C8D">
              <w:rPr>
                <w:color w:val="ED7D31" w:themeColor="accent2"/>
              </w:rPr>
              <w:t xml:space="preserve">is systematically populated once the Status of the participant </w:t>
            </w:r>
            <w:r w:rsidR="00C10CD5" w:rsidRPr="004C7C8D">
              <w:rPr>
                <w:color w:val="ED7D31" w:themeColor="accent2"/>
              </w:rPr>
              <w:t xml:space="preserve">changes to </w:t>
            </w:r>
            <w:r w:rsidRPr="004C7C8D">
              <w:rPr>
                <w:color w:val="ED7D31" w:themeColor="accent2"/>
              </w:rPr>
              <w:t>Randomized</w:t>
            </w:r>
          </w:p>
        </w:tc>
      </w:tr>
      <w:tr w:rsidR="004859A7" w:rsidRPr="004C7C8D" w14:paraId="11CED092" w14:textId="77777777" w:rsidTr="00F84EB8">
        <w:tc>
          <w:tcPr>
            <w:tcW w:w="1080" w:type="dxa"/>
          </w:tcPr>
          <w:p w14:paraId="6B7ACAE0" w14:textId="77777777" w:rsidR="004859A7" w:rsidRPr="004C7C8D" w:rsidRDefault="004859A7" w:rsidP="001E4CF7">
            <w:pPr>
              <w:pStyle w:val="ListParagraph"/>
              <w:numPr>
                <w:ilvl w:val="0"/>
                <w:numId w:val="7"/>
              </w:numPr>
            </w:pPr>
          </w:p>
        </w:tc>
        <w:tc>
          <w:tcPr>
            <w:tcW w:w="1980" w:type="dxa"/>
          </w:tcPr>
          <w:p w14:paraId="60C5D3CE" w14:textId="77777777" w:rsidR="004859A7" w:rsidRPr="004C7C8D" w:rsidRDefault="003C5685" w:rsidP="00AF7A05">
            <w:pPr>
              <w:pStyle w:val="ListParagraph"/>
              <w:ind w:left="0"/>
            </w:pPr>
            <w:r w:rsidRPr="004C7C8D">
              <w:t>Welcome Packet Sent</w:t>
            </w:r>
          </w:p>
        </w:tc>
        <w:tc>
          <w:tcPr>
            <w:tcW w:w="3240" w:type="dxa"/>
          </w:tcPr>
          <w:p w14:paraId="205B7D59" w14:textId="55D38F8D" w:rsidR="004859A7" w:rsidRPr="004C7C8D" w:rsidRDefault="003C5685" w:rsidP="00AF7A05">
            <w:pPr>
              <w:pStyle w:val="ListParagraph"/>
              <w:ind w:left="0"/>
            </w:pPr>
            <w:r w:rsidRPr="004C7C8D">
              <w:t xml:space="preserve">Admin should be </w:t>
            </w:r>
            <w:r w:rsidR="00C10CD5" w:rsidRPr="004C7C8D">
              <w:t xml:space="preserve">able </w:t>
            </w:r>
            <w:r w:rsidRPr="004C7C8D">
              <w:t>to indicate on the portal if a Welcome Packet has been mailed to the participant</w:t>
            </w:r>
          </w:p>
        </w:tc>
        <w:tc>
          <w:tcPr>
            <w:tcW w:w="3870" w:type="dxa"/>
          </w:tcPr>
          <w:p w14:paraId="70E48E4E" w14:textId="77777777" w:rsidR="004859A7" w:rsidRPr="004C7C8D" w:rsidRDefault="003C5685" w:rsidP="001E4CF7">
            <w:pPr>
              <w:pStyle w:val="ListParagraph"/>
              <w:numPr>
                <w:ilvl w:val="0"/>
                <w:numId w:val="13"/>
              </w:numPr>
              <w:jc w:val="both"/>
            </w:pPr>
            <w:r w:rsidRPr="004C7C8D">
              <w:t>This field is a check box</w:t>
            </w:r>
          </w:p>
          <w:p w14:paraId="0B343169" w14:textId="77777777" w:rsidR="00FE1496" w:rsidRPr="004C7C8D" w:rsidRDefault="00FE1496" w:rsidP="001E4CF7">
            <w:pPr>
              <w:pStyle w:val="ListParagraph"/>
              <w:numPr>
                <w:ilvl w:val="0"/>
                <w:numId w:val="13"/>
              </w:numPr>
              <w:jc w:val="both"/>
            </w:pPr>
            <w:r w:rsidRPr="004C7C8D">
              <w:t>When a participant signs up this box should be unchecked initially</w:t>
            </w:r>
          </w:p>
          <w:p w14:paraId="6C585259" w14:textId="77777777" w:rsidR="003C5685" w:rsidRPr="004C7C8D" w:rsidRDefault="003C5685" w:rsidP="001E4CF7">
            <w:pPr>
              <w:pStyle w:val="ListParagraph"/>
              <w:numPr>
                <w:ilvl w:val="0"/>
                <w:numId w:val="13"/>
              </w:numPr>
              <w:jc w:val="both"/>
            </w:pPr>
            <w:r w:rsidRPr="004C7C8D">
              <w:t>Admin should manually check this field once they have mailed the welcome packet.</w:t>
            </w:r>
          </w:p>
          <w:p w14:paraId="135C0BEF" w14:textId="77777777" w:rsidR="00B020A7" w:rsidRPr="004C7C8D" w:rsidRDefault="00B020A7" w:rsidP="001E4CF7">
            <w:pPr>
              <w:pStyle w:val="ListParagraph"/>
              <w:numPr>
                <w:ilvl w:val="0"/>
                <w:numId w:val="13"/>
              </w:numPr>
              <w:jc w:val="both"/>
            </w:pPr>
            <w:r w:rsidRPr="004C7C8D">
              <w:t>When Admin checks the box, they should be provided with a pop up “Selecting this confirms devices have been mailed to the participant. The Status of the participant will change to “In Progress” Do you wish to Continue?”</w:t>
            </w:r>
          </w:p>
          <w:p w14:paraId="4D427D01" w14:textId="77777777" w:rsidR="00B020A7" w:rsidRPr="004C7C8D" w:rsidRDefault="00B020A7" w:rsidP="00B020A7">
            <w:pPr>
              <w:pStyle w:val="ListParagraph"/>
              <w:numPr>
                <w:ilvl w:val="1"/>
                <w:numId w:val="13"/>
              </w:numPr>
              <w:jc w:val="both"/>
            </w:pPr>
            <w:r w:rsidRPr="004C7C8D">
              <w:t xml:space="preserve">If Admin selects Yes, changes are saved and Status is changed. </w:t>
            </w:r>
          </w:p>
          <w:p w14:paraId="0AC27D83" w14:textId="77777777" w:rsidR="00B020A7" w:rsidRPr="004C7C8D" w:rsidRDefault="00B020A7" w:rsidP="00B020A7">
            <w:pPr>
              <w:pStyle w:val="ListParagraph"/>
              <w:numPr>
                <w:ilvl w:val="1"/>
                <w:numId w:val="13"/>
              </w:numPr>
              <w:jc w:val="both"/>
            </w:pPr>
            <w:r w:rsidRPr="004C7C8D">
              <w:t>Once the changes are saved, Admin cannot update this box again.</w:t>
            </w:r>
          </w:p>
          <w:p w14:paraId="6255BE83" w14:textId="77777777" w:rsidR="00B020A7" w:rsidRPr="004C7C8D" w:rsidRDefault="00B020A7" w:rsidP="00B020A7">
            <w:pPr>
              <w:pStyle w:val="ListParagraph"/>
              <w:numPr>
                <w:ilvl w:val="1"/>
                <w:numId w:val="13"/>
              </w:numPr>
              <w:jc w:val="both"/>
            </w:pPr>
            <w:r w:rsidRPr="004C7C8D">
              <w:t>If Admin selects No changes are not Saved</w:t>
            </w:r>
          </w:p>
          <w:p w14:paraId="0E7AA313" w14:textId="77777777" w:rsidR="00B020A7" w:rsidRPr="004C7C8D" w:rsidRDefault="003C5685" w:rsidP="00B020A7">
            <w:pPr>
              <w:pStyle w:val="ListParagraph"/>
              <w:numPr>
                <w:ilvl w:val="0"/>
                <w:numId w:val="13"/>
              </w:numPr>
              <w:jc w:val="both"/>
            </w:pPr>
            <w:r w:rsidRPr="004C7C8D">
              <w:t>When this checkbox is selected, the value in the Status column should automatically change to “In Progress”</w:t>
            </w:r>
          </w:p>
        </w:tc>
      </w:tr>
      <w:tr w:rsidR="00F83BB9" w:rsidRPr="004C7C8D" w14:paraId="37BDCE30" w14:textId="77777777" w:rsidTr="00F84EB8">
        <w:tc>
          <w:tcPr>
            <w:tcW w:w="1080" w:type="dxa"/>
          </w:tcPr>
          <w:p w14:paraId="46241B26" w14:textId="77777777" w:rsidR="00F83BB9" w:rsidRPr="004C7C8D" w:rsidRDefault="00F83BB9" w:rsidP="001E4CF7">
            <w:pPr>
              <w:pStyle w:val="ListParagraph"/>
              <w:numPr>
                <w:ilvl w:val="0"/>
                <w:numId w:val="7"/>
              </w:numPr>
            </w:pPr>
          </w:p>
        </w:tc>
        <w:tc>
          <w:tcPr>
            <w:tcW w:w="1980" w:type="dxa"/>
            <w:vMerge w:val="restart"/>
          </w:tcPr>
          <w:p w14:paraId="72325DCA" w14:textId="77777777" w:rsidR="00F83BB9" w:rsidRPr="004C7C8D" w:rsidRDefault="00F83BB9" w:rsidP="00AF7A05">
            <w:pPr>
              <w:pStyle w:val="ListParagraph"/>
              <w:ind w:left="0"/>
            </w:pPr>
            <w:r w:rsidRPr="004C7C8D">
              <w:t>Status</w:t>
            </w:r>
          </w:p>
        </w:tc>
        <w:tc>
          <w:tcPr>
            <w:tcW w:w="3240" w:type="dxa"/>
          </w:tcPr>
          <w:p w14:paraId="1144F82F" w14:textId="77777777" w:rsidR="00F83BB9" w:rsidRPr="004C7C8D" w:rsidRDefault="00F83BB9" w:rsidP="00AF7A05">
            <w:pPr>
              <w:pStyle w:val="ListParagraph"/>
              <w:ind w:left="0"/>
            </w:pPr>
            <w:r w:rsidRPr="004C7C8D">
              <w:t xml:space="preserve">Status should be systematically changed for the participant based on the participant or Admin activity. </w:t>
            </w:r>
          </w:p>
        </w:tc>
        <w:tc>
          <w:tcPr>
            <w:tcW w:w="3870" w:type="dxa"/>
          </w:tcPr>
          <w:p w14:paraId="1DF1E8D6" w14:textId="77777777" w:rsidR="00F83BB9" w:rsidRPr="004C7C8D" w:rsidRDefault="00F83BB9" w:rsidP="001E4CF7">
            <w:pPr>
              <w:pStyle w:val="ListParagraph"/>
              <w:numPr>
                <w:ilvl w:val="0"/>
                <w:numId w:val="14"/>
              </w:numPr>
              <w:jc w:val="both"/>
            </w:pPr>
            <w:r w:rsidRPr="004C7C8D">
              <w:t>The following are the values for the Status field:</w:t>
            </w:r>
          </w:p>
          <w:p w14:paraId="647E1156" w14:textId="77777777" w:rsidR="00F83BB9" w:rsidRPr="004C7C8D" w:rsidRDefault="00F83BB9" w:rsidP="001E4CF7">
            <w:pPr>
              <w:pStyle w:val="ListParagraph"/>
              <w:numPr>
                <w:ilvl w:val="1"/>
                <w:numId w:val="14"/>
              </w:numPr>
              <w:jc w:val="both"/>
            </w:pPr>
            <w:r w:rsidRPr="004C7C8D">
              <w:t>Ready for Packet</w:t>
            </w:r>
          </w:p>
          <w:p w14:paraId="536C07E7" w14:textId="77777777" w:rsidR="00F83BB9" w:rsidRPr="004C7C8D" w:rsidRDefault="00F83BB9" w:rsidP="001E4CF7">
            <w:pPr>
              <w:pStyle w:val="ListParagraph"/>
              <w:numPr>
                <w:ilvl w:val="1"/>
                <w:numId w:val="14"/>
              </w:numPr>
              <w:jc w:val="both"/>
            </w:pPr>
            <w:r w:rsidRPr="004C7C8D">
              <w:t>In Progress</w:t>
            </w:r>
          </w:p>
          <w:p w14:paraId="727805D4" w14:textId="77777777" w:rsidR="00F83BB9" w:rsidRPr="004C7C8D" w:rsidRDefault="00F83BB9" w:rsidP="001E4CF7">
            <w:pPr>
              <w:pStyle w:val="ListParagraph"/>
              <w:numPr>
                <w:ilvl w:val="1"/>
                <w:numId w:val="14"/>
              </w:numPr>
              <w:jc w:val="both"/>
            </w:pPr>
            <w:r w:rsidRPr="004C7C8D">
              <w:t>Ready for Randomization</w:t>
            </w:r>
          </w:p>
          <w:p w14:paraId="018478DA" w14:textId="77777777" w:rsidR="00F83BB9" w:rsidRPr="004C7C8D" w:rsidRDefault="00F83BB9" w:rsidP="001E4CF7">
            <w:pPr>
              <w:pStyle w:val="ListParagraph"/>
              <w:numPr>
                <w:ilvl w:val="1"/>
                <w:numId w:val="14"/>
              </w:numPr>
              <w:jc w:val="both"/>
            </w:pPr>
            <w:r w:rsidRPr="004C7C8D">
              <w:t>Randomized</w:t>
            </w:r>
          </w:p>
          <w:p w14:paraId="107FAEA7" w14:textId="00CD7134" w:rsidR="00F83BB9" w:rsidRPr="004C7C8D" w:rsidRDefault="00F83BB9" w:rsidP="001E4CF7">
            <w:pPr>
              <w:pStyle w:val="ListParagraph"/>
              <w:numPr>
                <w:ilvl w:val="1"/>
                <w:numId w:val="14"/>
              </w:numPr>
              <w:jc w:val="both"/>
            </w:pPr>
            <w:r>
              <w:t>Complete</w:t>
            </w:r>
            <w:r w:rsidR="00A5662C">
              <w:t>d</w:t>
            </w:r>
          </w:p>
          <w:p w14:paraId="521CE6C9" w14:textId="2E745459" w:rsidR="00F83BB9" w:rsidRPr="004C7C8D" w:rsidRDefault="00F83BB9" w:rsidP="00074D57">
            <w:pPr>
              <w:pStyle w:val="ListParagraph"/>
              <w:ind w:left="0"/>
              <w:jc w:val="both"/>
              <w:rPr>
                <w:color w:val="ED7D31" w:themeColor="accent2"/>
              </w:rPr>
            </w:pPr>
            <w:r w:rsidRPr="004C7C8D">
              <w:rPr>
                <w:color w:val="ED7D31" w:themeColor="accent2"/>
              </w:rPr>
              <w:t>NOTE: Rules on which status should be assigned are listed below. Also, refer to the Program Flow chart</w:t>
            </w:r>
          </w:p>
          <w:p w14:paraId="39CE9193" w14:textId="77777777" w:rsidR="00F83BB9" w:rsidRPr="004C7C8D" w:rsidRDefault="00F83BB9" w:rsidP="001E4CF7">
            <w:pPr>
              <w:pStyle w:val="ListParagraph"/>
              <w:numPr>
                <w:ilvl w:val="0"/>
                <w:numId w:val="14"/>
              </w:numPr>
              <w:jc w:val="both"/>
            </w:pPr>
            <w:r w:rsidRPr="004C7C8D">
              <w:t>Admins should not be able to manually make updates to the value in this field.</w:t>
            </w:r>
          </w:p>
          <w:p w14:paraId="44B39090" w14:textId="77777777" w:rsidR="00F83BB9" w:rsidRPr="004C7C8D" w:rsidRDefault="00F83BB9" w:rsidP="001E4CF7">
            <w:pPr>
              <w:pStyle w:val="ListParagraph"/>
              <w:numPr>
                <w:ilvl w:val="0"/>
                <w:numId w:val="14"/>
              </w:numPr>
              <w:jc w:val="both"/>
            </w:pPr>
            <w:r w:rsidRPr="004C7C8D">
              <w:t>Any updates to this field is systematic</w:t>
            </w:r>
          </w:p>
        </w:tc>
      </w:tr>
      <w:tr w:rsidR="00F83BB9" w:rsidRPr="004C7C8D" w14:paraId="7AA79F8C" w14:textId="77777777" w:rsidTr="00F84EB8">
        <w:tc>
          <w:tcPr>
            <w:tcW w:w="1080" w:type="dxa"/>
          </w:tcPr>
          <w:p w14:paraId="079BD42B" w14:textId="1D463407" w:rsidR="00F83BB9" w:rsidRPr="004C7C8D" w:rsidRDefault="00F83BB9" w:rsidP="00FE1496">
            <w:pPr>
              <w:pStyle w:val="ListParagraph"/>
              <w:ind w:left="360"/>
            </w:pPr>
            <w:r w:rsidRPr="004C7C8D">
              <w:t>7a</w:t>
            </w:r>
          </w:p>
        </w:tc>
        <w:tc>
          <w:tcPr>
            <w:tcW w:w="1980" w:type="dxa"/>
            <w:vMerge/>
          </w:tcPr>
          <w:p w14:paraId="0027291A" w14:textId="77777777" w:rsidR="00F83BB9" w:rsidRPr="004C7C8D" w:rsidRDefault="00F83BB9" w:rsidP="00AF7A05">
            <w:pPr>
              <w:pStyle w:val="ListParagraph"/>
              <w:ind w:left="0"/>
            </w:pPr>
          </w:p>
        </w:tc>
        <w:tc>
          <w:tcPr>
            <w:tcW w:w="3240" w:type="dxa"/>
          </w:tcPr>
          <w:p w14:paraId="796075C0" w14:textId="77777777" w:rsidR="00F83BB9" w:rsidRPr="004C7C8D" w:rsidRDefault="00F83BB9" w:rsidP="00AF7A05">
            <w:pPr>
              <w:pStyle w:val="ListParagraph"/>
              <w:ind w:left="0"/>
            </w:pPr>
            <w:r w:rsidRPr="004C7C8D">
              <w:t>Ready for Packet</w:t>
            </w:r>
          </w:p>
        </w:tc>
        <w:tc>
          <w:tcPr>
            <w:tcW w:w="3870" w:type="dxa"/>
          </w:tcPr>
          <w:p w14:paraId="04924682" w14:textId="77777777" w:rsidR="00F83BB9" w:rsidRPr="004C7C8D" w:rsidRDefault="00F83BB9" w:rsidP="00B76508">
            <w:pPr>
              <w:pStyle w:val="ListParagraph"/>
              <w:numPr>
                <w:ilvl w:val="0"/>
                <w:numId w:val="50"/>
              </w:numPr>
              <w:jc w:val="both"/>
            </w:pPr>
            <w:r w:rsidRPr="004C7C8D">
              <w:t xml:space="preserve">When a participant downloads the app and signs up using the valid program code the Status is set to “Ready for Packet” </w:t>
            </w:r>
          </w:p>
        </w:tc>
      </w:tr>
      <w:tr w:rsidR="00F83BB9" w:rsidRPr="004C7C8D" w14:paraId="741C1BB1" w14:textId="77777777" w:rsidTr="00F84EB8">
        <w:tc>
          <w:tcPr>
            <w:tcW w:w="1080" w:type="dxa"/>
          </w:tcPr>
          <w:p w14:paraId="0BA0B227" w14:textId="77777777" w:rsidR="00F83BB9" w:rsidRPr="004C7C8D" w:rsidRDefault="00F83BB9" w:rsidP="00FE1496">
            <w:pPr>
              <w:pStyle w:val="ListParagraph"/>
              <w:ind w:left="360"/>
            </w:pPr>
            <w:r w:rsidRPr="004C7C8D">
              <w:t>7b</w:t>
            </w:r>
          </w:p>
        </w:tc>
        <w:tc>
          <w:tcPr>
            <w:tcW w:w="1980" w:type="dxa"/>
            <w:vMerge/>
          </w:tcPr>
          <w:p w14:paraId="2EDF320C" w14:textId="77777777" w:rsidR="00F83BB9" w:rsidRPr="004C7C8D" w:rsidRDefault="00F83BB9" w:rsidP="00AF7A05">
            <w:pPr>
              <w:pStyle w:val="ListParagraph"/>
              <w:ind w:left="0"/>
            </w:pPr>
          </w:p>
        </w:tc>
        <w:tc>
          <w:tcPr>
            <w:tcW w:w="3240" w:type="dxa"/>
          </w:tcPr>
          <w:p w14:paraId="438FD2D2" w14:textId="77777777" w:rsidR="00F83BB9" w:rsidRPr="004C7C8D" w:rsidRDefault="00F83BB9" w:rsidP="00AF7A05">
            <w:pPr>
              <w:pStyle w:val="ListParagraph"/>
              <w:ind w:left="0"/>
            </w:pPr>
            <w:r w:rsidRPr="004C7C8D">
              <w:t>In Progress</w:t>
            </w:r>
          </w:p>
        </w:tc>
        <w:tc>
          <w:tcPr>
            <w:tcW w:w="3870" w:type="dxa"/>
          </w:tcPr>
          <w:p w14:paraId="7F97A1AB" w14:textId="2F087AA7" w:rsidR="00F83BB9" w:rsidRPr="004C7C8D" w:rsidRDefault="00F83BB9" w:rsidP="001E4CF7">
            <w:pPr>
              <w:pStyle w:val="ListParagraph"/>
              <w:numPr>
                <w:ilvl w:val="0"/>
                <w:numId w:val="15"/>
              </w:numPr>
              <w:jc w:val="both"/>
              <w:rPr>
                <w:color w:val="ED7D31" w:themeColor="accent2"/>
              </w:rPr>
            </w:pPr>
            <w:r w:rsidRPr="004C7C8D">
              <w:t>Status</w:t>
            </w:r>
            <w:r>
              <w:t>= ”</w:t>
            </w:r>
            <w:r w:rsidRPr="004C7C8D">
              <w:t xml:space="preserve">Ready for Packet” will </w:t>
            </w:r>
            <w:r w:rsidRPr="004C7C8D">
              <w:rPr>
                <w:color w:val="ED7D31" w:themeColor="accent2"/>
              </w:rPr>
              <w:t xml:space="preserve">alert </w:t>
            </w:r>
            <w:r w:rsidRPr="004C7C8D">
              <w:t xml:space="preserve">Admin to send out a welcome packet to participant </w:t>
            </w:r>
            <w:r w:rsidRPr="004C7C8D">
              <w:rPr>
                <w:color w:val="ED7D31" w:themeColor="accent2"/>
              </w:rPr>
              <w:t>(Mailing is not done within the system)</w:t>
            </w:r>
            <w:r w:rsidRPr="004C7C8D">
              <w:t xml:space="preserve">. </w:t>
            </w:r>
          </w:p>
          <w:p w14:paraId="77222616" w14:textId="77777777" w:rsidR="00F83BB9" w:rsidRPr="004C7C8D" w:rsidRDefault="00F83BB9" w:rsidP="001E4CF7">
            <w:pPr>
              <w:pStyle w:val="ListParagraph"/>
              <w:numPr>
                <w:ilvl w:val="0"/>
                <w:numId w:val="15"/>
              </w:numPr>
              <w:jc w:val="both"/>
            </w:pPr>
            <w:r w:rsidRPr="004C7C8D">
              <w:t>When an Admin selects the checkbox on “Welcome Packet Sent” column the Status should automatically change to “In Progress”</w:t>
            </w:r>
          </w:p>
        </w:tc>
      </w:tr>
      <w:tr w:rsidR="00F83BB9" w:rsidRPr="004C7C8D" w14:paraId="4EA91E66" w14:textId="77777777" w:rsidTr="00F84EB8">
        <w:tc>
          <w:tcPr>
            <w:tcW w:w="1080" w:type="dxa"/>
          </w:tcPr>
          <w:p w14:paraId="755F3F52" w14:textId="77777777" w:rsidR="00F83BB9" w:rsidRPr="004C7C8D" w:rsidRDefault="00F83BB9" w:rsidP="00FE1496">
            <w:pPr>
              <w:pStyle w:val="ListParagraph"/>
              <w:ind w:left="360"/>
            </w:pPr>
            <w:r w:rsidRPr="004C7C8D">
              <w:t>7c</w:t>
            </w:r>
          </w:p>
        </w:tc>
        <w:tc>
          <w:tcPr>
            <w:tcW w:w="1980" w:type="dxa"/>
            <w:vMerge/>
          </w:tcPr>
          <w:p w14:paraId="620D2DE4" w14:textId="77777777" w:rsidR="00F83BB9" w:rsidRPr="004C7C8D" w:rsidRDefault="00F83BB9" w:rsidP="00AF7A05">
            <w:pPr>
              <w:pStyle w:val="ListParagraph"/>
              <w:ind w:left="0"/>
            </w:pPr>
          </w:p>
        </w:tc>
        <w:tc>
          <w:tcPr>
            <w:tcW w:w="3240" w:type="dxa"/>
          </w:tcPr>
          <w:p w14:paraId="2EA65C78" w14:textId="77777777" w:rsidR="00F83BB9" w:rsidRPr="004C7C8D" w:rsidRDefault="00F83BB9" w:rsidP="00AF7A05">
            <w:pPr>
              <w:pStyle w:val="ListParagraph"/>
              <w:ind w:left="0"/>
            </w:pPr>
            <w:r w:rsidRPr="004C7C8D">
              <w:t>Ready for Randomization</w:t>
            </w:r>
          </w:p>
        </w:tc>
        <w:tc>
          <w:tcPr>
            <w:tcW w:w="3870" w:type="dxa"/>
          </w:tcPr>
          <w:p w14:paraId="3F363CDD" w14:textId="485052D2" w:rsidR="00F83BB9" w:rsidRPr="004C7C8D" w:rsidRDefault="00F83BB9" w:rsidP="001E4CF7">
            <w:pPr>
              <w:pStyle w:val="ListParagraph"/>
              <w:numPr>
                <w:ilvl w:val="0"/>
                <w:numId w:val="16"/>
              </w:numPr>
              <w:jc w:val="both"/>
            </w:pPr>
            <w:r w:rsidRPr="004C7C8D">
              <w:t>Participant successfully pairs their fitbit and scale and starts using their fitbit to track their steps.</w:t>
            </w:r>
          </w:p>
          <w:p w14:paraId="1EC9B8E3" w14:textId="4C861037" w:rsidR="00F83BB9" w:rsidRPr="004C7C8D" w:rsidRDefault="00F83BB9" w:rsidP="001E4CF7">
            <w:pPr>
              <w:pStyle w:val="ListParagraph"/>
              <w:numPr>
                <w:ilvl w:val="0"/>
                <w:numId w:val="16"/>
              </w:numPr>
              <w:jc w:val="both"/>
            </w:pPr>
            <w:r w:rsidRPr="004C7C8D">
              <w:t>Once the participant receives their initial baseline goal, the status should change to “Ready for Randomization”</w:t>
            </w:r>
          </w:p>
          <w:p w14:paraId="3BC6A4B2" w14:textId="15C1D830" w:rsidR="00F83BB9" w:rsidRPr="004C7C8D" w:rsidRDefault="00F83BB9" w:rsidP="00A028C3">
            <w:r w:rsidRPr="004C7C8D">
              <w:rPr>
                <w:color w:val="ED7D31" w:themeColor="accent2"/>
              </w:rPr>
              <w:t>NOTE: Requirements on how they reach the initial baseline goal is listed in the “Stay Strong Goal Algorithm”  section below</w:t>
            </w:r>
          </w:p>
        </w:tc>
      </w:tr>
      <w:tr w:rsidR="00F83BB9" w:rsidRPr="004C7C8D" w14:paraId="25AC48FE" w14:textId="77777777" w:rsidTr="00EE2E41">
        <w:trPr>
          <w:trHeight w:val="70"/>
        </w:trPr>
        <w:tc>
          <w:tcPr>
            <w:tcW w:w="1080" w:type="dxa"/>
          </w:tcPr>
          <w:p w14:paraId="490011CF" w14:textId="77777777" w:rsidR="00F83BB9" w:rsidRPr="004C7C8D" w:rsidRDefault="00F83BB9" w:rsidP="00FE1496">
            <w:pPr>
              <w:pStyle w:val="ListParagraph"/>
              <w:ind w:left="360"/>
            </w:pPr>
            <w:r w:rsidRPr="004C7C8D">
              <w:t>7d</w:t>
            </w:r>
          </w:p>
        </w:tc>
        <w:tc>
          <w:tcPr>
            <w:tcW w:w="1980" w:type="dxa"/>
            <w:vMerge/>
          </w:tcPr>
          <w:p w14:paraId="22B81B7A" w14:textId="77777777" w:rsidR="00F83BB9" w:rsidRPr="004C7C8D" w:rsidRDefault="00F83BB9" w:rsidP="00AF7A05">
            <w:pPr>
              <w:pStyle w:val="ListParagraph"/>
              <w:ind w:left="0"/>
            </w:pPr>
          </w:p>
        </w:tc>
        <w:tc>
          <w:tcPr>
            <w:tcW w:w="3240" w:type="dxa"/>
          </w:tcPr>
          <w:p w14:paraId="0C02D2AB" w14:textId="77777777" w:rsidR="00F83BB9" w:rsidRPr="004C7C8D" w:rsidRDefault="00F83BB9" w:rsidP="00AF7A05">
            <w:pPr>
              <w:pStyle w:val="ListParagraph"/>
              <w:ind w:left="0"/>
            </w:pPr>
            <w:r w:rsidRPr="004C7C8D">
              <w:t>Randomized</w:t>
            </w:r>
          </w:p>
        </w:tc>
        <w:tc>
          <w:tcPr>
            <w:tcW w:w="3870" w:type="dxa"/>
          </w:tcPr>
          <w:p w14:paraId="63589833" w14:textId="488F6528" w:rsidR="00F83BB9" w:rsidRPr="004C7C8D" w:rsidRDefault="00F83BB9" w:rsidP="004405DF">
            <w:pPr>
              <w:pStyle w:val="ListParagraph"/>
              <w:ind w:left="0"/>
              <w:jc w:val="both"/>
              <w:rPr>
                <w:color w:val="ED7D31" w:themeColor="accent2"/>
              </w:rPr>
            </w:pPr>
            <w:r w:rsidRPr="004C7C8D">
              <w:rPr>
                <w:color w:val="ED7D31" w:themeColor="accent2"/>
              </w:rPr>
              <w:t>NOTE: Admin Randomizes the participant into either Intervention or Control Arm once their status is changed to Ready for Randomization. Randomization happens in a system outside of Vibrent.</w:t>
            </w:r>
          </w:p>
          <w:p w14:paraId="58D3D190" w14:textId="77777777" w:rsidR="00F83BB9" w:rsidRPr="004C7C8D" w:rsidRDefault="00F83BB9" w:rsidP="001E4CF7">
            <w:pPr>
              <w:pStyle w:val="ListParagraph"/>
              <w:numPr>
                <w:ilvl w:val="0"/>
                <w:numId w:val="17"/>
              </w:numPr>
              <w:jc w:val="both"/>
            </w:pPr>
            <w:r w:rsidRPr="004C7C8D">
              <w:t>Admin manually updates the Research Arm drop down (Step 8) to either Intervention or Control based on the Randomization</w:t>
            </w:r>
          </w:p>
          <w:p w14:paraId="511B76E0" w14:textId="77777777" w:rsidR="00F83BB9" w:rsidRPr="004C7C8D" w:rsidRDefault="00F83BB9" w:rsidP="001E4CF7">
            <w:pPr>
              <w:pStyle w:val="ListParagraph"/>
              <w:numPr>
                <w:ilvl w:val="0"/>
                <w:numId w:val="17"/>
              </w:numPr>
              <w:jc w:val="both"/>
            </w:pPr>
            <w:r w:rsidRPr="004C7C8D">
              <w:t>When the Research Arm value gets populated with either Intervention or Control, the Status should be changed to “Randomized”.</w:t>
            </w:r>
          </w:p>
        </w:tc>
      </w:tr>
      <w:tr w:rsidR="00F83BB9" w:rsidRPr="004C7C8D" w14:paraId="5CDA120B" w14:textId="77777777" w:rsidTr="00EE2E41">
        <w:trPr>
          <w:trHeight w:val="70"/>
        </w:trPr>
        <w:tc>
          <w:tcPr>
            <w:tcW w:w="1080" w:type="dxa"/>
          </w:tcPr>
          <w:p w14:paraId="27707FC4" w14:textId="5CA6F5D1" w:rsidR="00F83BB9" w:rsidRPr="004C7C8D" w:rsidRDefault="00F83BB9" w:rsidP="00FE1496">
            <w:pPr>
              <w:pStyle w:val="ListParagraph"/>
              <w:ind w:left="360"/>
            </w:pPr>
            <w:r>
              <w:t>7e</w:t>
            </w:r>
          </w:p>
        </w:tc>
        <w:tc>
          <w:tcPr>
            <w:tcW w:w="1980" w:type="dxa"/>
            <w:vMerge/>
          </w:tcPr>
          <w:p w14:paraId="21E25CDE" w14:textId="77777777" w:rsidR="00F83BB9" w:rsidRPr="004C7C8D" w:rsidRDefault="00F83BB9" w:rsidP="00AF7A05">
            <w:pPr>
              <w:pStyle w:val="ListParagraph"/>
              <w:ind w:left="0"/>
            </w:pPr>
          </w:p>
        </w:tc>
        <w:tc>
          <w:tcPr>
            <w:tcW w:w="3240" w:type="dxa"/>
          </w:tcPr>
          <w:p w14:paraId="04118240" w14:textId="17ADBE5C" w:rsidR="00F83BB9" w:rsidRPr="004C7C8D" w:rsidRDefault="00F83BB9" w:rsidP="00AF7A05">
            <w:pPr>
              <w:pStyle w:val="ListParagraph"/>
              <w:ind w:left="0"/>
            </w:pPr>
            <w:r>
              <w:t>Complete</w:t>
            </w:r>
          </w:p>
        </w:tc>
        <w:tc>
          <w:tcPr>
            <w:tcW w:w="3870" w:type="dxa"/>
          </w:tcPr>
          <w:p w14:paraId="6317DCB7" w14:textId="6F7367A1" w:rsidR="00E05BE4" w:rsidRDefault="003E24AF" w:rsidP="00B76508">
            <w:pPr>
              <w:pStyle w:val="ListParagraph"/>
              <w:numPr>
                <w:ilvl w:val="0"/>
                <w:numId w:val="73"/>
              </w:numPr>
              <w:jc w:val="both"/>
            </w:pPr>
            <w:r>
              <w:t xml:space="preserve">After </w:t>
            </w:r>
            <w:r w:rsidR="0017307A">
              <w:t>12 months + 30 days</w:t>
            </w:r>
            <w:r w:rsidR="00E526B7">
              <w:t xml:space="preserve"> </w:t>
            </w:r>
            <w:r>
              <w:t>from the participant’s start date</w:t>
            </w:r>
            <w:r w:rsidR="00E05BE4">
              <w:t>, Status should automatically change to “Complete</w:t>
            </w:r>
            <w:r w:rsidR="009B3F29">
              <w:t>d</w:t>
            </w:r>
            <w:r w:rsidR="00E05BE4">
              <w:t>”</w:t>
            </w:r>
          </w:p>
          <w:p w14:paraId="2EBE7D4F" w14:textId="42923F6E" w:rsidR="00F83BB9" w:rsidRPr="00E05BE4" w:rsidRDefault="00E05BE4" w:rsidP="00B76508">
            <w:pPr>
              <w:pStyle w:val="ListParagraph"/>
              <w:numPr>
                <w:ilvl w:val="0"/>
                <w:numId w:val="73"/>
              </w:numPr>
              <w:jc w:val="both"/>
              <w:rPr>
                <w:b/>
              </w:rPr>
            </w:pPr>
            <w:r>
              <w:t>When Status is changed to Complete, Participant will receive a splash screen thanking them for their participation.</w:t>
            </w:r>
            <w:r w:rsidR="0017307A">
              <w:t xml:space="preserve"> See screens/specifications in Sections 9 &amp; 10 below</w:t>
            </w:r>
          </w:p>
        </w:tc>
      </w:tr>
      <w:tr w:rsidR="00EE2E41" w:rsidRPr="004C7C8D" w14:paraId="31E25959" w14:textId="77777777" w:rsidTr="00F84EB8">
        <w:tc>
          <w:tcPr>
            <w:tcW w:w="1080" w:type="dxa"/>
          </w:tcPr>
          <w:p w14:paraId="5D78F50A" w14:textId="77777777" w:rsidR="00EE2E41" w:rsidRPr="004C7C8D" w:rsidRDefault="00EE2E41" w:rsidP="00FE1496">
            <w:pPr>
              <w:pStyle w:val="ListParagraph"/>
              <w:ind w:left="360"/>
            </w:pPr>
            <w:r w:rsidRPr="004C7C8D">
              <w:t>8</w:t>
            </w:r>
          </w:p>
        </w:tc>
        <w:tc>
          <w:tcPr>
            <w:tcW w:w="1980" w:type="dxa"/>
          </w:tcPr>
          <w:p w14:paraId="045D6664" w14:textId="77777777" w:rsidR="00EE2E41" w:rsidRPr="004C7C8D" w:rsidRDefault="00EE2E41" w:rsidP="00AF7A05">
            <w:pPr>
              <w:pStyle w:val="ListParagraph"/>
              <w:ind w:left="0"/>
            </w:pPr>
            <w:r w:rsidRPr="004C7C8D">
              <w:t>Research Arm</w:t>
            </w:r>
          </w:p>
        </w:tc>
        <w:tc>
          <w:tcPr>
            <w:tcW w:w="3240" w:type="dxa"/>
          </w:tcPr>
          <w:p w14:paraId="0E2DB112" w14:textId="77777777" w:rsidR="00EE2E41" w:rsidRPr="004C7C8D" w:rsidRDefault="00EE2E41" w:rsidP="00AF7A05">
            <w:pPr>
              <w:pStyle w:val="ListParagraph"/>
              <w:ind w:left="0"/>
            </w:pPr>
            <w:r w:rsidRPr="004C7C8D">
              <w:t>A participant will be assigned either an Intervention or Control Arm based on the Randomization done by the Admin</w:t>
            </w:r>
            <w:r w:rsidR="008F0610" w:rsidRPr="004C7C8D">
              <w:t xml:space="preserve"> (outside of Vibrent)</w:t>
            </w:r>
          </w:p>
        </w:tc>
        <w:tc>
          <w:tcPr>
            <w:tcW w:w="3870" w:type="dxa"/>
          </w:tcPr>
          <w:p w14:paraId="09EEAF7F" w14:textId="77777777" w:rsidR="00EE2E41" w:rsidRPr="004C7C8D" w:rsidRDefault="008F0610" w:rsidP="007A5097">
            <w:pPr>
              <w:pStyle w:val="ListParagraph"/>
              <w:numPr>
                <w:ilvl w:val="0"/>
                <w:numId w:val="18"/>
              </w:numPr>
              <w:jc w:val="both"/>
            </w:pPr>
            <w:r w:rsidRPr="004C7C8D">
              <w:t>T</w:t>
            </w:r>
            <w:r w:rsidR="00FD7C28" w:rsidRPr="004C7C8D">
              <w:t xml:space="preserve">he following </w:t>
            </w:r>
            <w:r w:rsidRPr="004C7C8D">
              <w:t xml:space="preserve">are the </w:t>
            </w:r>
            <w:r w:rsidR="00FD7C28" w:rsidRPr="004C7C8D">
              <w:t xml:space="preserve">options </w:t>
            </w:r>
            <w:r w:rsidRPr="004C7C8D">
              <w:t>i</w:t>
            </w:r>
            <w:r w:rsidR="00EC67DD" w:rsidRPr="004C7C8D">
              <w:t>n the Research Arm drop down:</w:t>
            </w:r>
          </w:p>
          <w:p w14:paraId="24CF5835" w14:textId="77777777" w:rsidR="00EC67DD" w:rsidRPr="004C7C8D" w:rsidRDefault="00EC67DD" w:rsidP="007A5097">
            <w:pPr>
              <w:pStyle w:val="ListParagraph"/>
              <w:numPr>
                <w:ilvl w:val="1"/>
                <w:numId w:val="18"/>
              </w:numPr>
              <w:jc w:val="both"/>
            </w:pPr>
            <w:r w:rsidRPr="004C7C8D">
              <w:t>Control</w:t>
            </w:r>
          </w:p>
          <w:p w14:paraId="41779E27" w14:textId="77777777" w:rsidR="00EC67DD" w:rsidRPr="004C7C8D" w:rsidRDefault="00EC67DD" w:rsidP="007A5097">
            <w:pPr>
              <w:pStyle w:val="ListParagraph"/>
              <w:numPr>
                <w:ilvl w:val="1"/>
                <w:numId w:val="18"/>
              </w:numPr>
              <w:jc w:val="both"/>
            </w:pPr>
            <w:r w:rsidRPr="004C7C8D">
              <w:t>Intervention</w:t>
            </w:r>
          </w:p>
          <w:p w14:paraId="24FB2126" w14:textId="77777777" w:rsidR="008F0610" w:rsidRPr="004C7C8D" w:rsidRDefault="008F0610" w:rsidP="007A5097">
            <w:pPr>
              <w:pStyle w:val="ListParagraph"/>
              <w:numPr>
                <w:ilvl w:val="0"/>
                <w:numId w:val="18"/>
              </w:numPr>
              <w:jc w:val="both"/>
            </w:pPr>
            <w:r w:rsidRPr="004C7C8D">
              <w:t>The system should automatically save the Research Arm values for each participant.</w:t>
            </w:r>
          </w:p>
          <w:p w14:paraId="5133869F" w14:textId="77777777" w:rsidR="007A5097" w:rsidRPr="004C7C8D" w:rsidRDefault="007A5097" w:rsidP="007A5097">
            <w:pPr>
              <w:numPr>
                <w:ilvl w:val="0"/>
                <w:numId w:val="18"/>
              </w:numPr>
              <w:shd w:val="clear" w:color="auto" w:fill="FFFFFF"/>
              <w:spacing w:before="100" w:beforeAutospacing="1" w:after="100" w:afterAutospacing="1"/>
            </w:pPr>
            <w:r w:rsidRPr="004C7C8D">
              <w:t>Once a selection has been made, this cannot be changed by the Admin in the future.</w:t>
            </w:r>
          </w:p>
          <w:p w14:paraId="40C0571B" w14:textId="77777777" w:rsidR="003933D6" w:rsidRPr="004C7C8D" w:rsidRDefault="003933D6" w:rsidP="007A5097">
            <w:pPr>
              <w:pStyle w:val="ListParagraph"/>
              <w:numPr>
                <w:ilvl w:val="0"/>
                <w:numId w:val="18"/>
              </w:numPr>
              <w:jc w:val="both"/>
            </w:pPr>
            <w:r w:rsidRPr="004C7C8D">
              <w:t xml:space="preserve">Based on the </w:t>
            </w:r>
            <w:r w:rsidR="00670057" w:rsidRPr="004C7C8D">
              <w:t xml:space="preserve">Arm (Control or Intervention) selected by the Admin, </w:t>
            </w:r>
            <w:r w:rsidRPr="004C7C8D">
              <w:t xml:space="preserve">participant receives </w:t>
            </w:r>
            <w:r w:rsidR="00670057" w:rsidRPr="004C7C8D">
              <w:t>Wall message (part of 9.3)</w:t>
            </w:r>
          </w:p>
          <w:p w14:paraId="2DDA7C61" w14:textId="77777777" w:rsidR="00670057" w:rsidRPr="004C7C8D" w:rsidRDefault="00670057" w:rsidP="00670057">
            <w:pPr>
              <w:jc w:val="both"/>
            </w:pPr>
          </w:p>
        </w:tc>
      </w:tr>
      <w:tr w:rsidR="007A5097" w:rsidRPr="004C7C8D" w14:paraId="350D1352" w14:textId="77777777" w:rsidTr="00F84EB8">
        <w:tc>
          <w:tcPr>
            <w:tcW w:w="1080" w:type="dxa"/>
          </w:tcPr>
          <w:p w14:paraId="538A8971" w14:textId="77777777" w:rsidR="007A5097" w:rsidRPr="004C7C8D" w:rsidRDefault="007A5097" w:rsidP="00FE1496">
            <w:pPr>
              <w:pStyle w:val="ListParagraph"/>
              <w:ind w:left="360"/>
            </w:pPr>
            <w:r w:rsidRPr="004C7C8D">
              <w:t>9</w:t>
            </w:r>
          </w:p>
        </w:tc>
        <w:tc>
          <w:tcPr>
            <w:tcW w:w="1980" w:type="dxa"/>
          </w:tcPr>
          <w:p w14:paraId="04C7934A" w14:textId="77777777" w:rsidR="007A5097" w:rsidRPr="004C7C8D" w:rsidRDefault="007A5097" w:rsidP="00AF7A05">
            <w:pPr>
              <w:pStyle w:val="ListParagraph"/>
              <w:ind w:left="0"/>
            </w:pPr>
            <w:r w:rsidRPr="004C7C8D">
              <w:rPr>
                <w:rFonts w:ascii="Arial" w:hAnsi="Arial" w:cs="Arial"/>
                <w:color w:val="333333"/>
                <w:sz w:val="21"/>
                <w:szCs w:val="21"/>
                <w:shd w:val="clear" w:color="auto" w:fill="FFFFFF"/>
              </w:rPr>
              <w:t>Disposition</w:t>
            </w:r>
          </w:p>
        </w:tc>
        <w:tc>
          <w:tcPr>
            <w:tcW w:w="3240" w:type="dxa"/>
          </w:tcPr>
          <w:p w14:paraId="776A2C2F" w14:textId="77777777" w:rsidR="007A5097" w:rsidRPr="004C7C8D" w:rsidRDefault="007A5097" w:rsidP="00AF7A05">
            <w:pPr>
              <w:pStyle w:val="ListParagraph"/>
              <w:ind w:left="0"/>
            </w:pPr>
            <w:r w:rsidRPr="004C7C8D">
              <w:t>A participant will call and let the Admin know if they would like to be withdrawn from the Program or if they are suspended due to medical reasons</w:t>
            </w:r>
          </w:p>
        </w:tc>
        <w:tc>
          <w:tcPr>
            <w:tcW w:w="3870" w:type="dxa"/>
          </w:tcPr>
          <w:p w14:paraId="3F2E1105" w14:textId="77777777" w:rsidR="007A5097" w:rsidRPr="004C7C8D" w:rsidRDefault="007A5097" w:rsidP="00B76508">
            <w:pPr>
              <w:pStyle w:val="ListParagraph"/>
              <w:numPr>
                <w:ilvl w:val="0"/>
                <w:numId w:val="58"/>
              </w:numPr>
              <w:jc w:val="both"/>
            </w:pPr>
            <w:r w:rsidRPr="004C7C8D">
              <w:t>The following are the options in the Disposition drop down:</w:t>
            </w:r>
          </w:p>
          <w:p w14:paraId="654FAFBA" w14:textId="77777777" w:rsidR="007A5097" w:rsidRPr="004C7C8D" w:rsidRDefault="007A5097" w:rsidP="00B76508">
            <w:pPr>
              <w:pStyle w:val="ListParagraph"/>
              <w:numPr>
                <w:ilvl w:val="1"/>
                <w:numId w:val="58"/>
              </w:numPr>
              <w:jc w:val="both"/>
            </w:pPr>
            <w:r w:rsidRPr="004C7C8D">
              <w:t>None</w:t>
            </w:r>
          </w:p>
          <w:p w14:paraId="3D155447" w14:textId="77777777" w:rsidR="007A5097" w:rsidRPr="004C7C8D" w:rsidRDefault="007A5097" w:rsidP="00B76508">
            <w:pPr>
              <w:pStyle w:val="ListParagraph"/>
              <w:numPr>
                <w:ilvl w:val="1"/>
                <w:numId w:val="58"/>
              </w:numPr>
              <w:jc w:val="both"/>
            </w:pPr>
            <w:r w:rsidRPr="004C7C8D">
              <w:t>Suspended</w:t>
            </w:r>
          </w:p>
          <w:p w14:paraId="764EFC3C" w14:textId="77777777" w:rsidR="007A5097" w:rsidRPr="004C7C8D" w:rsidRDefault="007A5097" w:rsidP="00B76508">
            <w:pPr>
              <w:pStyle w:val="ListParagraph"/>
              <w:numPr>
                <w:ilvl w:val="1"/>
                <w:numId w:val="58"/>
              </w:numPr>
              <w:jc w:val="both"/>
            </w:pPr>
            <w:r w:rsidRPr="004C7C8D">
              <w:t>Withdrawn</w:t>
            </w:r>
          </w:p>
          <w:p w14:paraId="4F2F7ED6" w14:textId="77777777" w:rsidR="007A5097" w:rsidRPr="004C7C8D" w:rsidRDefault="007A5097" w:rsidP="00B76508">
            <w:pPr>
              <w:pStyle w:val="ListParagraph"/>
              <w:numPr>
                <w:ilvl w:val="0"/>
                <w:numId w:val="58"/>
              </w:numPr>
              <w:jc w:val="both"/>
            </w:pPr>
            <w:r w:rsidRPr="004C7C8D">
              <w:t>Admin will manually change this status to either Suspended or Withdrawn based on a call initiated by the user.</w:t>
            </w:r>
          </w:p>
          <w:p w14:paraId="6C21A717" w14:textId="6CD4C292" w:rsidR="007A5097" w:rsidRPr="004C7C8D" w:rsidRDefault="007A5097" w:rsidP="00B76508">
            <w:pPr>
              <w:pStyle w:val="ListParagraph"/>
              <w:numPr>
                <w:ilvl w:val="0"/>
                <w:numId w:val="58"/>
              </w:numPr>
              <w:jc w:val="both"/>
            </w:pPr>
            <w:r w:rsidRPr="004C7C8D">
              <w:t xml:space="preserve">Admin should be able to reset </w:t>
            </w:r>
            <w:r w:rsidR="00AD7634" w:rsidRPr="004C7C8D">
              <w:t xml:space="preserve">to any of </w:t>
            </w:r>
            <w:r w:rsidRPr="004C7C8D">
              <w:t xml:space="preserve">the Status </w:t>
            </w:r>
            <w:r w:rsidR="00AD7634" w:rsidRPr="004C7C8D">
              <w:t xml:space="preserve">choices. (e.g., </w:t>
            </w:r>
            <w:r w:rsidRPr="004C7C8D">
              <w:t>from Suspended to None.</w:t>
            </w:r>
            <w:r w:rsidR="00AD7634" w:rsidRPr="004C7C8D">
              <w:t>)</w:t>
            </w:r>
          </w:p>
          <w:p w14:paraId="417C512D" w14:textId="17CF88E8" w:rsidR="00AD7634" w:rsidRPr="004C7C8D" w:rsidRDefault="00AD7634" w:rsidP="00B76508">
            <w:pPr>
              <w:pStyle w:val="ListParagraph"/>
              <w:numPr>
                <w:ilvl w:val="0"/>
                <w:numId w:val="58"/>
              </w:numPr>
              <w:jc w:val="both"/>
            </w:pPr>
            <w:r w:rsidRPr="004C7C8D">
              <w:t>If Status is changed back to “None,” program will be unlocked again based on Research Arm</w:t>
            </w:r>
          </w:p>
          <w:p w14:paraId="621404E8" w14:textId="77777777" w:rsidR="007A5097" w:rsidRPr="004C7C8D" w:rsidRDefault="007A5097" w:rsidP="007A5097">
            <w:pPr>
              <w:shd w:val="clear" w:color="auto" w:fill="FFFFFF"/>
              <w:spacing w:before="150"/>
              <w:rPr>
                <w:rFonts w:ascii="Arial" w:eastAsia="Times New Roman" w:hAnsi="Arial" w:cs="Arial"/>
                <w:color w:val="333333"/>
                <w:sz w:val="21"/>
                <w:szCs w:val="21"/>
              </w:rPr>
            </w:pPr>
            <w:r w:rsidRPr="004C7C8D">
              <w:rPr>
                <w:rFonts w:ascii="Arial" w:hAnsi="Arial" w:cs="Arial"/>
                <w:color w:val="FF6600"/>
                <w:sz w:val="21"/>
                <w:szCs w:val="21"/>
                <w:shd w:val="clear" w:color="auto" w:fill="FFFFFF"/>
              </w:rPr>
              <w:t>NOTE: Requirements for Suspended and Withdrawn are below</w:t>
            </w:r>
          </w:p>
        </w:tc>
      </w:tr>
      <w:tr w:rsidR="00405A6E" w:rsidRPr="004C7C8D" w14:paraId="4FA57A48" w14:textId="77777777" w:rsidTr="00F84EB8">
        <w:tc>
          <w:tcPr>
            <w:tcW w:w="1080" w:type="dxa"/>
          </w:tcPr>
          <w:p w14:paraId="44CEC1E4" w14:textId="4909A68E" w:rsidR="00405A6E" w:rsidRPr="004C7C8D" w:rsidRDefault="00405A6E" w:rsidP="00FE1496">
            <w:pPr>
              <w:pStyle w:val="ListParagraph"/>
              <w:ind w:left="360"/>
            </w:pPr>
            <w:r>
              <w:t>10</w:t>
            </w:r>
          </w:p>
        </w:tc>
        <w:tc>
          <w:tcPr>
            <w:tcW w:w="1980" w:type="dxa"/>
          </w:tcPr>
          <w:p w14:paraId="2A4A40CD" w14:textId="77777777" w:rsidR="00405A6E" w:rsidRPr="00405A6E" w:rsidRDefault="00405A6E" w:rsidP="00405A6E">
            <w:pPr>
              <w:shd w:val="clear" w:color="auto" w:fill="FFFFFF"/>
              <w:rPr>
                <w:rFonts w:ascii="Arial" w:eastAsia="Times New Roman" w:hAnsi="Arial" w:cs="Arial"/>
                <w:color w:val="333333"/>
                <w:sz w:val="21"/>
                <w:szCs w:val="21"/>
              </w:rPr>
            </w:pPr>
            <w:r w:rsidRPr="00405A6E">
              <w:rPr>
                <w:rFonts w:ascii="Arial" w:eastAsia="Times New Roman" w:hAnsi="Arial" w:cs="Arial"/>
                <w:b/>
                <w:bCs/>
                <w:color w:val="FF00FF"/>
                <w:sz w:val="21"/>
                <w:szCs w:val="21"/>
              </w:rPr>
              <w:t>ADDED on 3/31:</w:t>
            </w:r>
          </w:p>
          <w:p w14:paraId="7DA4D23C" w14:textId="77777777" w:rsidR="00405A6E" w:rsidRPr="00405A6E" w:rsidRDefault="00405A6E" w:rsidP="00405A6E">
            <w:pPr>
              <w:shd w:val="clear" w:color="auto" w:fill="FFFFFF"/>
              <w:spacing w:before="150"/>
              <w:rPr>
                <w:rFonts w:ascii="Arial" w:eastAsia="Times New Roman" w:hAnsi="Arial" w:cs="Arial"/>
                <w:color w:val="333333"/>
                <w:sz w:val="21"/>
                <w:szCs w:val="21"/>
              </w:rPr>
            </w:pPr>
            <w:r w:rsidRPr="00405A6E">
              <w:rPr>
                <w:rFonts w:ascii="Arial" w:eastAsia="Times New Roman" w:hAnsi="Arial" w:cs="Arial"/>
                <w:color w:val="FF00FF"/>
                <w:sz w:val="21"/>
                <w:szCs w:val="21"/>
              </w:rPr>
              <w:t>Qualtrics Survey Status</w:t>
            </w:r>
          </w:p>
          <w:p w14:paraId="4AF1153B" w14:textId="77777777" w:rsidR="00405A6E" w:rsidRPr="004C7C8D" w:rsidRDefault="00405A6E" w:rsidP="00AF7A05">
            <w:pPr>
              <w:pStyle w:val="ListParagraph"/>
              <w:ind w:left="0"/>
              <w:rPr>
                <w:rFonts w:ascii="Arial" w:hAnsi="Arial" w:cs="Arial"/>
                <w:color w:val="333333"/>
                <w:sz w:val="21"/>
                <w:szCs w:val="21"/>
                <w:shd w:val="clear" w:color="auto" w:fill="FFFFFF"/>
              </w:rPr>
            </w:pPr>
          </w:p>
        </w:tc>
        <w:tc>
          <w:tcPr>
            <w:tcW w:w="3240" w:type="dxa"/>
          </w:tcPr>
          <w:p w14:paraId="1DC84443" w14:textId="25E82D89" w:rsidR="00405A6E" w:rsidRPr="004C7C8D" w:rsidRDefault="006E7935" w:rsidP="00AF7A05">
            <w:pPr>
              <w:pStyle w:val="ListParagraph"/>
              <w:ind w:left="0"/>
            </w:pPr>
            <w:r>
              <w:rPr>
                <w:rFonts w:ascii="Arial" w:hAnsi="Arial" w:cs="Arial"/>
                <w:color w:val="FF00FF"/>
                <w:sz w:val="21"/>
                <w:szCs w:val="21"/>
                <w:shd w:val="clear" w:color="auto" w:fill="EDF5FF"/>
              </w:rPr>
              <w:t>Participants are asked to take a survey at 6 months and 12 months in a survey site that is outside of Vibrent. On the client requirements under Survey Reminder section (Administrative messaging) ,Vibrent sends a reminder to the participant to take the survey. Vibrent does NOT need to integrate with this site to get any responses.</w:t>
            </w:r>
          </w:p>
        </w:tc>
        <w:tc>
          <w:tcPr>
            <w:tcW w:w="3870" w:type="dxa"/>
          </w:tcPr>
          <w:p w14:paraId="5CCDB05F" w14:textId="77777777" w:rsidR="006E7935" w:rsidRPr="006E7935" w:rsidRDefault="006E7935" w:rsidP="00B76508">
            <w:pPr>
              <w:numPr>
                <w:ilvl w:val="0"/>
                <w:numId w:val="76"/>
              </w:numPr>
              <w:shd w:val="clear" w:color="auto" w:fill="FFFFFF"/>
              <w:spacing w:before="100" w:beforeAutospacing="1" w:after="100" w:afterAutospacing="1"/>
              <w:rPr>
                <w:rFonts w:ascii="Arial" w:eastAsia="Times New Roman" w:hAnsi="Arial" w:cs="Arial"/>
                <w:color w:val="333333"/>
                <w:sz w:val="21"/>
                <w:szCs w:val="21"/>
              </w:rPr>
            </w:pPr>
            <w:r w:rsidRPr="006E7935">
              <w:rPr>
                <w:rFonts w:ascii="Arial" w:eastAsia="Times New Roman" w:hAnsi="Arial" w:cs="Arial"/>
                <w:color w:val="FF00FF"/>
                <w:sz w:val="21"/>
                <w:szCs w:val="21"/>
              </w:rPr>
              <w:t>Add a new column 'Qualtrics Survey Status' on the User Management Dashboard. This column will have 2 check boxes:</w:t>
            </w:r>
          </w:p>
          <w:p w14:paraId="59F41C9A" w14:textId="77777777" w:rsidR="006E7935" w:rsidRPr="006E7935" w:rsidRDefault="006E7935" w:rsidP="00B76508">
            <w:pPr>
              <w:numPr>
                <w:ilvl w:val="1"/>
                <w:numId w:val="76"/>
              </w:numPr>
              <w:shd w:val="clear" w:color="auto" w:fill="FFFFFF"/>
              <w:spacing w:before="100" w:beforeAutospacing="1" w:after="100" w:afterAutospacing="1"/>
              <w:rPr>
                <w:rFonts w:ascii="Arial" w:eastAsia="Times New Roman" w:hAnsi="Arial" w:cs="Arial"/>
                <w:color w:val="333333"/>
                <w:sz w:val="21"/>
                <w:szCs w:val="21"/>
              </w:rPr>
            </w:pPr>
            <w:r w:rsidRPr="006E7935">
              <w:rPr>
                <w:rFonts w:ascii="Arial" w:eastAsia="Times New Roman" w:hAnsi="Arial" w:cs="Arial"/>
                <w:color w:val="FF00FF"/>
                <w:sz w:val="21"/>
                <w:szCs w:val="21"/>
              </w:rPr>
              <w:t>6 month survey complete</w:t>
            </w:r>
          </w:p>
          <w:p w14:paraId="04FA35F6" w14:textId="77777777" w:rsidR="006E7935" w:rsidRPr="006E7935" w:rsidRDefault="006E7935" w:rsidP="00B76508">
            <w:pPr>
              <w:numPr>
                <w:ilvl w:val="1"/>
                <w:numId w:val="76"/>
              </w:numPr>
              <w:shd w:val="clear" w:color="auto" w:fill="FFFFFF"/>
              <w:spacing w:before="100" w:beforeAutospacing="1" w:after="100" w:afterAutospacing="1"/>
              <w:rPr>
                <w:rFonts w:ascii="Arial" w:eastAsia="Times New Roman" w:hAnsi="Arial" w:cs="Arial"/>
                <w:color w:val="333333"/>
                <w:sz w:val="21"/>
                <w:szCs w:val="21"/>
              </w:rPr>
            </w:pPr>
            <w:r w:rsidRPr="006E7935">
              <w:rPr>
                <w:rFonts w:ascii="Arial" w:eastAsia="Times New Roman" w:hAnsi="Arial" w:cs="Arial"/>
                <w:color w:val="FF00FF"/>
                <w:sz w:val="21"/>
                <w:szCs w:val="21"/>
              </w:rPr>
              <w:t>12 month survey complete</w:t>
            </w:r>
          </w:p>
          <w:p w14:paraId="0DF4D511" w14:textId="77777777" w:rsidR="006E7935" w:rsidRPr="006E7935" w:rsidRDefault="006E7935" w:rsidP="00B76508">
            <w:pPr>
              <w:numPr>
                <w:ilvl w:val="0"/>
                <w:numId w:val="76"/>
              </w:numPr>
              <w:shd w:val="clear" w:color="auto" w:fill="FFFFFF"/>
              <w:spacing w:before="100" w:beforeAutospacing="1" w:after="100" w:afterAutospacing="1"/>
              <w:rPr>
                <w:rFonts w:ascii="Arial" w:eastAsia="Times New Roman" w:hAnsi="Arial" w:cs="Arial"/>
                <w:color w:val="333333"/>
                <w:sz w:val="21"/>
                <w:szCs w:val="21"/>
              </w:rPr>
            </w:pPr>
            <w:r w:rsidRPr="006E7935">
              <w:rPr>
                <w:rFonts w:ascii="Arial" w:eastAsia="Times New Roman" w:hAnsi="Arial" w:cs="Arial"/>
                <w:color w:val="FF00FF"/>
                <w:sz w:val="21"/>
                <w:szCs w:val="21"/>
              </w:rPr>
              <w:t>These checkboxes will be manually selected by the administrator</w:t>
            </w:r>
          </w:p>
          <w:p w14:paraId="049EB795" w14:textId="77777777" w:rsidR="006E7935" w:rsidRPr="006E7935" w:rsidRDefault="006E7935" w:rsidP="00B76508">
            <w:pPr>
              <w:numPr>
                <w:ilvl w:val="0"/>
                <w:numId w:val="76"/>
              </w:numPr>
              <w:shd w:val="clear" w:color="auto" w:fill="FFFFFF"/>
              <w:spacing w:before="100" w:beforeAutospacing="1" w:after="100" w:afterAutospacing="1"/>
              <w:rPr>
                <w:rFonts w:ascii="Arial" w:eastAsia="Times New Roman" w:hAnsi="Arial" w:cs="Arial"/>
                <w:color w:val="333333"/>
                <w:sz w:val="21"/>
                <w:szCs w:val="21"/>
              </w:rPr>
            </w:pPr>
            <w:r w:rsidRPr="006E7935">
              <w:rPr>
                <w:rFonts w:ascii="Arial" w:eastAsia="Times New Roman" w:hAnsi="Arial" w:cs="Arial"/>
                <w:color w:val="FF00FF"/>
                <w:sz w:val="21"/>
                <w:szCs w:val="21"/>
              </w:rPr>
              <w:t>By default neither checkbox is selected</w:t>
            </w:r>
          </w:p>
          <w:p w14:paraId="57F590C4" w14:textId="77777777" w:rsidR="006E7935" w:rsidRPr="006E7935" w:rsidRDefault="006E7935" w:rsidP="00B76508">
            <w:pPr>
              <w:numPr>
                <w:ilvl w:val="0"/>
                <w:numId w:val="76"/>
              </w:numPr>
              <w:shd w:val="clear" w:color="auto" w:fill="FFFFFF"/>
              <w:spacing w:before="100" w:beforeAutospacing="1" w:after="100" w:afterAutospacing="1"/>
              <w:rPr>
                <w:rFonts w:ascii="Arial" w:eastAsia="Times New Roman" w:hAnsi="Arial" w:cs="Arial"/>
                <w:color w:val="333333"/>
                <w:sz w:val="21"/>
                <w:szCs w:val="21"/>
              </w:rPr>
            </w:pPr>
            <w:r w:rsidRPr="006E7935">
              <w:rPr>
                <w:rFonts w:ascii="Arial" w:eastAsia="Times New Roman" w:hAnsi="Arial" w:cs="Arial"/>
                <w:color w:val="FF00FF"/>
                <w:sz w:val="21"/>
                <w:szCs w:val="21"/>
              </w:rPr>
              <w:t>Admin should be able to select both the checkboxes</w:t>
            </w:r>
          </w:p>
          <w:p w14:paraId="26EF914A" w14:textId="09281F86" w:rsidR="00405A6E" w:rsidRPr="006E7935" w:rsidRDefault="006E7935" w:rsidP="00B76508">
            <w:pPr>
              <w:numPr>
                <w:ilvl w:val="0"/>
                <w:numId w:val="76"/>
              </w:numPr>
              <w:shd w:val="clear" w:color="auto" w:fill="FFFFFF"/>
              <w:spacing w:before="100" w:beforeAutospacing="1" w:after="100" w:afterAutospacing="1"/>
              <w:rPr>
                <w:rFonts w:ascii="Arial" w:eastAsia="Times New Roman" w:hAnsi="Arial" w:cs="Arial"/>
                <w:color w:val="333333"/>
                <w:sz w:val="21"/>
                <w:szCs w:val="21"/>
              </w:rPr>
            </w:pPr>
            <w:r w:rsidRPr="006E7935">
              <w:rPr>
                <w:rFonts w:ascii="Arial" w:eastAsia="Times New Roman" w:hAnsi="Arial" w:cs="Arial"/>
                <w:color w:val="FF00FF"/>
                <w:sz w:val="21"/>
                <w:szCs w:val="21"/>
              </w:rPr>
              <w:t>Notifications based on changes to this will be sent to the client (covered in the Client Requirements → Survey Reminder section)</w:t>
            </w:r>
          </w:p>
        </w:tc>
      </w:tr>
    </w:tbl>
    <w:p w14:paraId="51AAFEDD" w14:textId="77777777" w:rsidR="00310A1F" w:rsidRPr="004C7C8D" w:rsidRDefault="00AB2BE6" w:rsidP="00AB2BE6">
      <w:pPr>
        <w:pStyle w:val="ListParagraph"/>
        <w:jc w:val="both"/>
        <w:rPr>
          <w:b/>
          <w:sz w:val="28"/>
          <w:szCs w:val="28"/>
        </w:rPr>
      </w:pPr>
      <w:r w:rsidRPr="004C7C8D">
        <w:rPr>
          <w:noProof/>
        </w:rPr>
        <w:drawing>
          <wp:inline distT="0" distB="0" distL="0" distR="0" wp14:anchorId="49910A4F" wp14:editId="5C4541E7">
            <wp:extent cx="6196617" cy="25660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extLst>
                        <a:ext uri="{28A0092B-C50C-407E-A947-70E740481C1C}">
                          <a14:useLocalDpi xmlns:a14="http://schemas.microsoft.com/office/drawing/2010/main"/>
                        </a:ext>
                      </a:extLst>
                    </a:blip>
                    <a:stretch>
                      <a:fillRect/>
                    </a:stretch>
                  </pic:blipFill>
                  <pic:spPr>
                    <a:xfrm>
                      <a:off x="0" y="0"/>
                      <a:ext cx="6198257" cy="2566714"/>
                    </a:xfrm>
                    <a:prstGeom prst="rect">
                      <a:avLst/>
                    </a:prstGeom>
                  </pic:spPr>
                </pic:pic>
              </a:graphicData>
            </a:graphic>
          </wp:inline>
        </w:drawing>
      </w:r>
    </w:p>
    <w:p w14:paraId="28004877" w14:textId="77777777" w:rsidR="008F0610" w:rsidRPr="004C7C8D" w:rsidRDefault="008F0610" w:rsidP="000C773E">
      <w:pPr>
        <w:pStyle w:val="ListParagraph"/>
        <w:rPr>
          <w:b/>
          <w:sz w:val="28"/>
          <w:szCs w:val="28"/>
        </w:rPr>
      </w:pPr>
    </w:p>
    <w:p w14:paraId="2DE8D174" w14:textId="627C9498" w:rsidR="000C773E" w:rsidRPr="004C7C8D" w:rsidRDefault="000C773E" w:rsidP="001E4CF7">
      <w:pPr>
        <w:pStyle w:val="ListParagraph"/>
        <w:numPr>
          <w:ilvl w:val="0"/>
          <w:numId w:val="5"/>
        </w:numPr>
        <w:rPr>
          <w:b/>
          <w:sz w:val="28"/>
          <w:szCs w:val="28"/>
        </w:rPr>
      </w:pPr>
      <w:r w:rsidRPr="004C7C8D">
        <w:rPr>
          <w:b/>
          <w:sz w:val="28"/>
          <w:szCs w:val="28"/>
        </w:rPr>
        <w:t>Dashboard View (Data Visualization):</w:t>
      </w:r>
    </w:p>
    <w:p w14:paraId="57B808E9" w14:textId="77777777" w:rsidR="00310A1F" w:rsidRPr="004C7C8D" w:rsidRDefault="00310A1F" w:rsidP="00310A1F">
      <w:pPr>
        <w:pStyle w:val="ListParagraph"/>
        <w:rPr>
          <w:b/>
          <w:sz w:val="28"/>
          <w:szCs w:val="28"/>
        </w:rPr>
      </w:pPr>
    </w:p>
    <w:tbl>
      <w:tblPr>
        <w:tblStyle w:val="TableGrid"/>
        <w:tblW w:w="10170" w:type="dxa"/>
        <w:tblInd w:w="-5" w:type="dxa"/>
        <w:tblLook w:val="04A0" w:firstRow="1" w:lastRow="0" w:firstColumn="1" w:lastColumn="0" w:noHBand="0" w:noVBand="1"/>
      </w:tblPr>
      <w:tblGrid>
        <w:gridCol w:w="785"/>
        <w:gridCol w:w="1653"/>
        <w:gridCol w:w="1924"/>
        <w:gridCol w:w="5808"/>
      </w:tblGrid>
      <w:tr w:rsidR="000C773E" w:rsidRPr="004C7C8D" w14:paraId="5B945D7E" w14:textId="77777777" w:rsidTr="00AE5D7F">
        <w:tc>
          <w:tcPr>
            <w:tcW w:w="785" w:type="dxa"/>
          </w:tcPr>
          <w:p w14:paraId="4A3AAE35" w14:textId="77777777" w:rsidR="000C773E" w:rsidRPr="004C7C8D" w:rsidRDefault="00F41002" w:rsidP="005B1C79">
            <w:pPr>
              <w:pStyle w:val="ListParagraph"/>
              <w:ind w:left="0"/>
              <w:rPr>
                <w:b/>
              </w:rPr>
            </w:pPr>
            <w:r w:rsidRPr="004C7C8D">
              <w:rPr>
                <w:b/>
                <w:noProof/>
                <w:sz w:val="28"/>
                <w:szCs w:val="28"/>
              </w:rPr>
              <mc:AlternateContent>
                <mc:Choice Requires="wps">
                  <w:drawing>
                    <wp:anchor distT="0" distB="0" distL="114300" distR="114300" simplePos="0" relativeHeight="251669504" behindDoc="0" locked="0" layoutInCell="1" allowOverlap="1" wp14:anchorId="67FE2683" wp14:editId="1C186980">
                      <wp:simplePos x="0" y="0"/>
                      <wp:positionH relativeFrom="column">
                        <wp:posOffset>7983220</wp:posOffset>
                      </wp:positionH>
                      <wp:positionV relativeFrom="paragraph">
                        <wp:posOffset>313690</wp:posOffset>
                      </wp:positionV>
                      <wp:extent cx="476250" cy="412115"/>
                      <wp:effectExtent l="0" t="0" r="19050" b="26035"/>
                      <wp:wrapNone/>
                      <wp:docPr id="11" name="Oval 10"/>
                      <wp:cNvGraphicFramePr/>
                      <a:graphic xmlns:a="http://schemas.openxmlformats.org/drawingml/2006/main">
                        <a:graphicData uri="http://schemas.microsoft.com/office/word/2010/wordprocessingShape">
                          <wps:wsp>
                            <wps:cNvSpPr/>
                            <wps:spPr>
                              <a:xfrm>
                                <a:off x="0" y="0"/>
                                <a:ext cx="476250" cy="41211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51CB026C" id="Oval 10" o:spid="_x0000_s1026" style="position:absolute;margin-left:628.6pt;margin-top:24.7pt;width:37.5pt;height:32.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" filled="f" strokecolor="#ed7d31 [3205]" strokeweight="1pt">
                      <v:stroke joinstyle="miter"/>
                    </v:oval>
                  </w:pict>
                </mc:Fallback>
              </mc:AlternateContent>
            </w:r>
            <w:r w:rsidRPr="004C7C8D">
              <w:rPr>
                <w:b/>
                <w:noProof/>
                <w:sz w:val="28"/>
                <w:szCs w:val="28"/>
              </w:rPr>
              <mc:AlternateContent>
                <mc:Choice Requires="wps">
                  <w:drawing>
                    <wp:anchor distT="0" distB="0" distL="114300" distR="114300" simplePos="0" relativeHeight="251667456" behindDoc="0" locked="0" layoutInCell="1" allowOverlap="1" wp14:anchorId="6F941B47" wp14:editId="1FE77372">
                      <wp:simplePos x="0" y="0"/>
                      <wp:positionH relativeFrom="column">
                        <wp:posOffset>8285480</wp:posOffset>
                      </wp:positionH>
                      <wp:positionV relativeFrom="paragraph">
                        <wp:posOffset>541655</wp:posOffset>
                      </wp:positionV>
                      <wp:extent cx="1245235" cy="529590"/>
                      <wp:effectExtent l="0" t="0" r="12065" b="22860"/>
                      <wp:wrapNone/>
                      <wp:docPr id="5" name="Oval 4"/>
                      <wp:cNvGraphicFramePr/>
                      <a:graphic xmlns:a="http://schemas.openxmlformats.org/drawingml/2006/main">
                        <a:graphicData uri="http://schemas.microsoft.com/office/word/2010/wordprocessingShape">
                          <wps:wsp>
                            <wps:cNvSpPr/>
                            <wps:spPr>
                              <a:xfrm>
                                <a:off x="0" y="0"/>
                                <a:ext cx="1245235" cy="52959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23DD41" id="Oval 4" o:spid="_x0000_s1026" style="position:absolute;margin-left:652.4pt;margin-top:42.65pt;width:98.05pt;height:41.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" filled="f" strokecolor="#ed7d31 [3205]" strokeweight="1pt">
                      <v:stroke joinstyle="miter"/>
                    </v:oval>
                  </w:pict>
                </mc:Fallback>
              </mc:AlternateContent>
            </w:r>
            <w:r w:rsidRPr="004C7C8D">
              <w:rPr>
                <w:b/>
                <w:noProof/>
                <w:sz w:val="28"/>
                <w:szCs w:val="28"/>
              </w:rPr>
              <mc:AlternateContent>
                <mc:Choice Requires="wps">
                  <w:drawing>
                    <wp:anchor distT="0" distB="0" distL="114300" distR="114300" simplePos="0" relativeHeight="251668480" behindDoc="0" locked="0" layoutInCell="1" allowOverlap="1" wp14:anchorId="0D44B19C" wp14:editId="1F5E754E">
                      <wp:simplePos x="0" y="0"/>
                      <wp:positionH relativeFrom="column">
                        <wp:posOffset>7983220</wp:posOffset>
                      </wp:positionH>
                      <wp:positionV relativeFrom="paragraph">
                        <wp:posOffset>313690</wp:posOffset>
                      </wp:positionV>
                      <wp:extent cx="476412" cy="369332"/>
                      <wp:effectExtent l="0" t="0" r="0" b="0"/>
                      <wp:wrapNone/>
                      <wp:docPr id="10" name="TextBox 9"/>
                      <wp:cNvGraphicFramePr/>
                      <a:graphic xmlns:a="http://schemas.openxmlformats.org/drawingml/2006/main">
                        <a:graphicData uri="http://schemas.microsoft.com/office/word/2010/wordprocessingShape">
                          <wps:wsp>
                            <wps:cNvSpPr txBox="1"/>
                            <wps:spPr>
                              <a:xfrm>
                                <a:off x="0" y="0"/>
                                <a:ext cx="476412" cy="369332"/>
                              </a:xfrm>
                              <a:prstGeom prst="rect">
                                <a:avLst/>
                              </a:prstGeom>
                              <a:noFill/>
                            </wps:spPr>
                            <wps:txbx>
                              <w:txbxContent>
                                <w:p w14:paraId="2A15F03D" w14:textId="77777777" w:rsidR="00405A6E" w:rsidRDefault="00405A6E" w:rsidP="00F41002">
                                  <w:pPr>
                                    <w:pStyle w:val="NormalWeb"/>
                                    <w:spacing w:before="0" w:beforeAutospacing="0" w:after="0" w:afterAutospacing="0"/>
                                  </w:pPr>
                                  <w:r>
                                    <w:rPr>
                                      <w:rFonts w:asciiTheme="minorHAnsi" w:hAnsi="Calibri" w:cstheme="minorBidi"/>
                                      <w:color w:val="ED7D31" w:themeColor="accent2"/>
                                      <w:kern w:val="24"/>
                                      <w:sz w:val="36"/>
                                      <w:szCs w:val="36"/>
                                    </w:rPr>
                                    <w:t>1.4</w:t>
                                  </w:r>
                                </w:p>
                              </w:txbxContent>
                            </wps:txbx>
                            <wps:bodyPr wrap="none" rtlCol="0">
                              <a:spAutoFit/>
                            </wps:bodyPr>
                          </wps:wsp>
                        </a:graphicData>
                      </a:graphic>
                    </wp:anchor>
                  </w:drawing>
                </mc:Choice>
                <mc:Fallback>
                  <w:pict>
                    <v:shapetype w14:anchorId="0D44B19C" id="_x0000_t202" coordsize="21600,21600" o:spt="202" path="m,l,21600r21600,l21600,xe">
                      <v:stroke joinstyle="miter"/>
                      <v:path gradientshapeok="t" o:connecttype="rect"/>
                    </v:shapetype>
                    <v:shape id="TextBox 9" o:spid="_x0000_s1026" type="#_x0000_t202" style="position:absolute;margin-left:628.6pt;margin-top:24.7pt;width:37.5pt;height:29.1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" filled="f" stroked="f">
                      <v:textbox style="mso-fit-shape-to-text:t">
                        <w:txbxContent>
                          <w:p w14:paraId="2A15F03D" w14:textId="77777777" w:rsidR="00405A6E" w:rsidRDefault="00405A6E" w:rsidP="00F41002">
                            <w:pPr>
                              <w:pStyle w:val="NormalWeb"/>
                              <w:spacing w:before="0" w:beforeAutospacing="0" w:after="0" w:afterAutospacing="0"/>
                            </w:pPr>
                            <w:r>
                              <w:rPr>
                                <w:rFonts w:asciiTheme="minorHAnsi" w:hAnsi="Calibri" w:cstheme="minorBidi"/>
                                <w:color w:val="ED7D31" w:themeColor="accent2"/>
                                <w:kern w:val="24"/>
                                <w:sz w:val="36"/>
                                <w:szCs w:val="36"/>
                              </w:rPr>
                              <w:t>1.4</w:t>
                            </w:r>
                          </w:p>
                        </w:txbxContent>
                      </v:textbox>
                    </v:shape>
                  </w:pict>
                </mc:Fallback>
              </mc:AlternateContent>
            </w:r>
            <w:r w:rsidR="001070E7" w:rsidRPr="004C7C8D">
              <w:rPr>
                <w:b/>
                <w:noProof/>
                <w:sz w:val="28"/>
                <w:szCs w:val="28"/>
              </w:rPr>
              <mc:AlternateContent>
                <mc:Choice Requires="wps">
                  <w:drawing>
                    <wp:anchor distT="0" distB="0" distL="114300" distR="114300" simplePos="0" relativeHeight="251664384" behindDoc="0" locked="0" layoutInCell="1" allowOverlap="1" wp14:anchorId="05C6FDB1" wp14:editId="3DFF264C">
                      <wp:simplePos x="0" y="0"/>
                      <wp:positionH relativeFrom="column">
                        <wp:posOffset>8114030</wp:posOffset>
                      </wp:positionH>
                      <wp:positionV relativeFrom="paragraph">
                        <wp:posOffset>748665</wp:posOffset>
                      </wp:positionV>
                      <wp:extent cx="1245704" cy="530087"/>
                      <wp:effectExtent l="0" t="0" r="12065" b="22860"/>
                      <wp:wrapNone/>
                      <wp:docPr id="7" name="Oval 4"/>
                      <wp:cNvGraphicFramePr/>
                      <a:graphic xmlns:a="http://schemas.openxmlformats.org/drawingml/2006/main">
                        <a:graphicData uri="http://schemas.microsoft.com/office/word/2010/wordprocessingShape">
                          <wps:wsp>
                            <wps:cNvSpPr/>
                            <wps:spPr>
                              <a:xfrm>
                                <a:off x="0" y="0"/>
                                <a:ext cx="1245704" cy="530087"/>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796DC0" id="Oval 4" o:spid="_x0000_s1026" style="position:absolute;margin-left:638.9pt;margin-top:58.95pt;width:98.1pt;height:4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" filled="f" strokecolor="#ed7d31 [3205]" strokeweight="1pt">
                      <v:stroke joinstyle="miter"/>
                    </v:oval>
                  </w:pict>
                </mc:Fallback>
              </mc:AlternateContent>
            </w:r>
            <w:r w:rsidR="001070E7" w:rsidRPr="004C7C8D">
              <w:rPr>
                <w:b/>
                <w:noProof/>
                <w:sz w:val="28"/>
                <w:szCs w:val="28"/>
              </w:rPr>
              <mc:AlternateContent>
                <mc:Choice Requires="wps">
                  <w:drawing>
                    <wp:anchor distT="0" distB="0" distL="114300" distR="114300" simplePos="0" relativeHeight="251661312" behindDoc="0" locked="0" layoutInCell="1" allowOverlap="1" wp14:anchorId="006D17E4" wp14:editId="743A36FA">
                      <wp:simplePos x="0" y="0"/>
                      <wp:positionH relativeFrom="column">
                        <wp:posOffset>7961630</wp:posOffset>
                      </wp:positionH>
                      <wp:positionV relativeFrom="paragraph">
                        <wp:posOffset>596265</wp:posOffset>
                      </wp:positionV>
                      <wp:extent cx="1245704" cy="530087"/>
                      <wp:effectExtent l="0" t="0" r="12065" b="22860"/>
                      <wp:wrapNone/>
                      <wp:docPr id="2" name="Oval 4"/>
                      <wp:cNvGraphicFramePr/>
                      <a:graphic xmlns:a="http://schemas.openxmlformats.org/drawingml/2006/main">
                        <a:graphicData uri="http://schemas.microsoft.com/office/word/2010/wordprocessingShape">
                          <wps:wsp>
                            <wps:cNvSpPr/>
                            <wps:spPr>
                              <a:xfrm>
                                <a:off x="0" y="0"/>
                                <a:ext cx="1245704" cy="530087"/>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42AC83" id="Oval 4" o:spid="_x0000_s1026" style="position:absolute;margin-left:626.9pt;margin-top:46.95pt;width:98.1pt;height:4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" filled="f" strokecolor="#ed7d31 [3205]" strokeweight="1pt">
                      <v:stroke joinstyle="miter"/>
                    </v:oval>
                  </w:pict>
                </mc:Fallback>
              </mc:AlternateContent>
            </w:r>
            <w:r w:rsidR="000C773E" w:rsidRPr="004C7C8D">
              <w:rPr>
                <w:b/>
              </w:rPr>
              <w:t>Req No.</w:t>
            </w:r>
          </w:p>
        </w:tc>
        <w:tc>
          <w:tcPr>
            <w:tcW w:w="1653" w:type="dxa"/>
          </w:tcPr>
          <w:p w14:paraId="4839FFBE" w14:textId="77777777" w:rsidR="000C773E" w:rsidRPr="004C7C8D" w:rsidRDefault="000C773E" w:rsidP="005B1C79">
            <w:pPr>
              <w:pStyle w:val="ListParagraph"/>
              <w:ind w:left="0"/>
              <w:rPr>
                <w:b/>
              </w:rPr>
            </w:pPr>
            <w:r w:rsidRPr="004C7C8D">
              <w:rPr>
                <w:b/>
              </w:rPr>
              <w:t>Requirement</w:t>
            </w:r>
          </w:p>
        </w:tc>
        <w:tc>
          <w:tcPr>
            <w:tcW w:w="1924" w:type="dxa"/>
          </w:tcPr>
          <w:p w14:paraId="741509B7" w14:textId="77777777" w:rsidR="000C773E" w:rsidRPr="004C7C8D" w:rsidRDefault="000C773E" w:rsidP="005B1C79">
            <w:pPr>
              <w:pStyle w:val="ListParagraph"/>
              <w:ind w:left="0"/>
              <w:rPr>
                <w:b/>
              </w:rPr>
            </w:pPr>
            <w:r w:rsidRPr="004C7C8D">
              <w:rPr>
                <w:b/>
              </w:rPr>
              <w:t>Details</w:t>
            </w:r>
          </w:p>
        </w:tc>
        <w:tc>
          <w:tcPr>
            <w:tcW w:w="5808" w:type="dxa"/>
          </w:tcPr>
          <w:p w14:paraId="6622AEAF" w14:textId="77777777" w:rsidR="000C773E" w:rsidRPr="004C7C8D" w:rsidRDefault="000C773E" w:rsidP="005B1C79">
            <w:pPr>
              <w:pStyle w:val="ListParagraph"/>
              <w:ind w:left="0"/>
              <w:rPr>
                <w:b/>
              </w:rPr>
            </w:pPr>
            <w:r w:rsidRPr="004C7C8D">
              <w:rPr>
                <w:b/>
              </w:rPr>
              <w:t>Acceptance Criteria</w:t>
            </w:r>
          </w:p>
        </w:tc>
      </w:tr>
      <w:tr w:rsidR="000C773E" w:rsidRPr="004C7C8D" w14:paraId="5FD86C12" w14:textId="77777777" w:rsidTr="00AE5D7F">
        <w:tc>
          <w:tcPr>
            <w:tcW w:w="785" w:type="dxa"/>
          </w:tcPr>
          <w:p w14:paraId="65D39685" w14:textId="77777777" w:rsidR="000C773E" w:rsidRPr="004C7C8D" w:rsidRDefault="000C773E" w:rsidP="001E4CF7">
            <w:pPr>
              <w:pStyle w:val="ListParagraph"/>
              <w:numPr>
                <w:ilvl w:val="0"/>
                <w:numId w:val="9"/>
              </w:numPr>
            </w:pPr>
          </w:p>
        </w:tc>
        <w:tc>
          <w:tcPr>
            <w:tcW w:w="1653" w:type="dxa"/>
          </w:tcPr>
          <w:p w14:paraId="01424DCD" w14:textId="77777777" w:rsidR="000C773E" w:rsidRPr="004C7C8D" w:rsidRDefault="00826577" w:rsidP="00826577">
            <w:pPr>
              <w:pStyle w:val="ListParagraph"/>
              <w:ind w:left="0"/>
              <w:rPr>
                <w:color w:val="0070C0"/>
                <w:sz w:val="24"/>
                <w:szCs w:val="24"/>
              </w:rPr>
            </w:pPr>
            <w:r w:rsidRPr="004C7C8D">
              <w:t>Data</w:t>
            </w:r>
            <w:r w:rsidRPr="004C7C8D">
              <w:rPr>
                <w:color w:val="0070C0"/>
                <w:sz w:val="24"/>
                <w:szCs w:val="24"/>
              </w:rPr>
              <w:t xml:space="preserve"> </w:t>
            </w:r>
            <w:r w:rsidRPr="004C7C8D">
              <w:t>Visualization</w:t>
            </w:r>
          </w:p>
        </w:tc>
        <w:tc>
          <w:tcPr>
            <w:tcW w:w="1924" w:type="dxa"/>
          </w:tcPr>
          <w:p w14:paraId="67AF7102" w14:textId="77777777" w:rsidR="000C773E" w:rsidRPr="004C7C8D" w:rsidRDefault="008B7DF2" w:rsidP="005B1C79">
            <w:pPr>
              <w:pStyle w:val="ListParagraph"/>
              <w:ind w:left="0"/>
            </w:pPr>
            <w:r w:rsidRPr="004C7C8D">
              <w:t xml:space="preserve">Admins and Coaches should be able to view </w:t>
            </w:r>
            <w:r w:rsidR="00752244" w:rsidRPr="004C7C8D">
              <w:t>user data in various charts</w:t>
            </w:r>
          </w:p>
        </w:tc>
        <w:tc>
          <w:tcPr>
            <w:tcW w:w="5808" w:type="dxa"/>
          </w:tcPr>
          <w:p w14:paraId="508F5B21" w14:textId="3939527A" w:rsidR="001070E7" w:rsidRPr="004C7C8D" w:rsidRDefault="001070E7" w:rsidP="00B76508">
            <w:pPr>
              <w:pStyle w:val="ListParagraph"/>
              <w:numPr>
                <w:ilvl w:val="0"/>
                <w:numId w:val="19"/>
              </w:numPr>
              <w:rPr>
                <w:rFonts w:eastAsia="Times New Roman" w:cs="Times New Roman"/>
                <w:color w:val="000000"/>
              </w:rPr>
            </w:pPr>
            <w:r w:rsidRPr="004C7C8D">
              <w:rPr>
                <w:rFonts w:eastAsia="Times New Roman" w:cs="Times New Roman"/>
                <w:color w:val="000000"/>
              </w:rPr>
              <w:t>When an Admin or Coach clicks on the participant’s name on the User Management screen</w:t>
            </w:r>
            <w:r w:rsidR="00010BBA" w:rsidRPr="004C7C8D">
              <w:rPr>
                <w:rFonts w:eastAsia="Times New Roman" w:cs="Times New Roman"/>
                <w:color w:val="000000"/>
              </w:rPr>
              <w:t xml:space="preserve"> (Section 2), they will </w:t>
            </w:r>
            <w:r w:rsidRPr="004C7C8D">
              <w:rPr>
                <w:rFonts w:eastAsia="Times New Roman" w:cs="Times New Roman"/>
                <w:color w:val="000000"/>
              </w:rPr>
              <w:t xml:space="preserve">be taken to the Dashboard view. </w:t>
            </w:r>
          </w:p>
          <w:p w14:paraId="26A7DA88" w14:textId="77777777" w:rsidR="00795774" w:rsidRPr="004C7C8D" w:rsidRDefault="00795774" w:rsidP="00B76508">
            <w:pPr>
              <w:pStyle w:val="ListParagraph"/>
              <w:numPr>
                <w:ilvl w:val="0"/>
                <w:numId w:val="19"/>
              </w:numPr>
              <w:rPr>
                <w:rFonts w:eastAsia="Times New Roman" w:cs="Times New Roman"/>
                <w:color w:val="000000"/>
              </w:rPr>
            </w:pPr>
            <w:r w:rsidRPr="004C7C8D">
              <w:rPr>
                <w:rFonts w:eastAsia="Times New Roman" w:cs="Times New Roman"/>
                <w:color w:val="000000"/>
              </w:rPr>
              <w:t xml:space="preserve">Admins and Coaches </w:t>
            </w:r>
            <w:r w:rsidR="001070E7" w:rsidRPr="004C7C8D">
              <w:rPr>
                <w:rFonts w:eastAsia="Times New Roman" w:cs="Times New Roman"/>
                <w:color w:val="000000"/>
              </w:rPr>
              <w:t>should be able to see bar graph</w:t>
            </w:r>
            <w:r w:rsidRPr="004C7C8D">
              <w:rPr>
                <w:rFonts w:eastAsia="Times New Roman" w:cs="Times New Roman"/>
                <w:color w:val="000000"/>
              </w:rPr>
              <w:t xml:space="preserve"> </w:t>
            </w:r>
            <w:r w:rsidR="00B23D31" w:rsidRPr="004C7C8D">
              <w:rPr>
                <w:rFonts w:eastAsia="Times New Roman" w:cs="Times New Roman"/>
                <w:color w:val="000000"/>
              </w:rPr>
              <w:t xml:space="preserve">view </w:t>
            </w:r>
            <w:r w:rsidRPr="004C7C8D">
              <w:rPr>
                <w:rFonts w:eastAsia="Times New Roman" w:cs="Times New Roman"/>
                <w:color w:val="000000"/>
              </w:rPr>
              <w:t>per user.</w:t>
            </w:r>
          </w:p>
          <w:p w14:paraId="10774935" w14:textId="77777777" w:rsidR="00B23D31" w:rsidRPr="004C7C8D" w:rsidRDefault="00B23D31" w:rsidP="00B76508">
            <w:pPr>
              <w:pStyle w:val="ListParagraph"/>
              <w:numPr>
                <w:ilvl w:val="0"/>
                <w:numId w:val="19"/>
              </w:numPr>
              <w:rPr>
                <w:rFonts w:eastAsia="Times New Roman" w:cs="Times New Roman"/>
                <w:color w:val="000000"/>
              </w:rPr>
            </w:pPr>
            <w:r w:rsidRPr="004C7C8D">
              <w:rPr>
                <w:rFonts w:eastAsia="Times New Roman" w:cs="Times New Roman"/>
                <w:color w:val="000000"/>
              </w:rPr>
              <w:t>The following charts should be available:</w:t>
            </w:r>
            <w:r w:rsidR="00F41002" w:rsidRPr="004C7C8D">
              <w:rPr>
                <w:rFonts w:eastAsia="Times New Roman" w:cs="Times New Roman"/>
                <w:color w:val="000000"/>
              </w:rPr>
              <w:t xml:space="preserve"> (Mock attached for Active Minutes</w:t>
            </w:r>
            <w:r w:rsidR="00010BBA" w:rsidRPr="004C7C8D">
              <w:rPr>
                <w:rFonts w:eastAsia="Times New Roman" w:cs="Times New Roman"/>
                <w:color w:val="000000"/>
              </w:rPr>
              <w:t>. Other should follow the same pattern</w:t>
            </w:r>
            <w:r w:rsidR="00F41002" w:rsidRPr="004C7C8D">
              <w:rPr>
                <w:rFonts w:eastAsia="Times New Roman" w:cs="Times New Roman"/>
                <w:color w:val="000000"/>
              </w:rPr>
              <w:t>)</w:t>
            </w:r>
          </w:p>
          <w:p w14:paraId="46E66A85" w14:textId="77777777" w:rsidR="00C41D2E" w:rsidRPr="00C41D2E" w:rsidRDefault="00C41D2E" w:rsidP="00B76508">
            <w:pPr>
              <w:numPr>
                <w:ilvl w:val="1"/>
                <w:numId w:val="19"/>
              </w:numPr>
              <w:shd w:val="clear" w:color="auto" w:fill="FFFFFF"/>
              <w:spacing w:before="100" w:beforeAutospacing="1" w:after="100" w:afterAutospacing="1"/>
              <w:rPr>
                <w:rFonts w:ascii="Arial" w:eastAsia="Times New Roman" w:hAnsi="Arial" w:cs="Arial"/>
                <w:color w:val="333333"/>
                <w:sz w:val="21"/>
                <w:szCs w:val="21"/>
              </w:rPr>
            </w:pPr>
            <w:r w:rsidRPr="00C41D2E">
              <w:rPr>
                <w:rFonts w:ascii="Arial" w:eastAsia="Times New Roman" w:hAnsi="Arial" w:cs="Arial"/>
                <w:color w:val="333333"/>
                <w:sz w:val="21"/>
                <w:szCs w:val="21"/>
              </w:rPr>
              <w:t>Active Minutes</w:t>
            </w:r>
          </w:p>
          <w:p w14:paraId="109159D2" w14:textId="77777777" w:rsidR="00C41D2E" w:rsidRPr="00C41D2E" w:rsidRDefault="00C41D2E" w:rsidP="00B76508">
            <w:pPr>
              <w:numPr>
                <w:ilvl w:val="1"/>
                <w:numId w:val="19"/>
              </w:numPr>
              <w:shd w:val="clear" w:color="auto" w:fill="FFFFFF"/>
              <w:spacing w:before="100" w:beforeAutospacing="1" w:after="100" w:afterAutospacing="1"/>
              <w:rPr>
                <w:rFonts w:ascii="Arial" w:eastAsia="Times New Roman" w:hAnsi="Arial" w:cs="Arial"/>
                <w:color w:val="333333"/>
                <w:sz w:val="21"/>
                <w:szCs w:val="21"/>
              </w:rPr>
            </w:pPr>
            <w:r w:rsidRPr="00C41D2E">
              <w:rPr>
                <w:rFonts w:ascii="Arial" w:eastAsia="Times New Roman" w:hAnsi="Arial" w:cs="Arial"/>
                <w:color w:val="333333"/>
                <w:sz w:val="21"/>
                <w:szCs w:val="21"/>
              </w:rPr>
              <w:t>Heart Rate</w:t>
            </w:r>
          </w:p>
          <w:p w14:paraId="332F772D" w14:textId="77777777" w:rsidR="00C41D2E" w:rsidRPr="00C41D2E" w:rsidRDefault="00C41D2E" w:rsidP="00B76508">
            <w:pPr>
              <w:numPr>
                <w:ilvl w:val="1"/>
                <w:numId w:val="19"/>
              </w:numPr>
              <w:shd w:val="clear" w:color="auto" w:fill="FFFFFF"/>
              <w:spacing w:before="100" w:beforeAutospacing="1" w:after="100" w:afterAutospacing="1"/>
              <w:rPr>
                <w:rFonts w:ascii="Arial" w:eastAsia="Times New Roman" w:hAnsi="Arial" w:cs="Arial"/>
                <w:color w:val="333333"/>
                <w:sz w:val="21"/>
                <w:szCs w:val="21"/>
              </w:rPr>
            </w:pPr>
            <w:r w:rsidRPr="00C41D2E">
              <w:rPr>
                <w:rFonts w:ascii="Arial" w:eastAsia="Times New Roman" w:hAnsi="Arial" w:cs="Arial"/>
                <w:color w:val="333333"/>
                <w:sz w:val="21"/>
                <w:szCs w:val="21"/>
              </w:rPr>
              <w:t>Steps</w:t>
            </w:r>
          </w:p>
          <w:p w14:paraId="3EFBC16E" w14:textId="77777777" w:rsidR="00C41D2E" w:rsidRPr="00C41D2E" w:rsidRDefault="00C41D2E" w:rsidP="00B76508">
            <w:pPr>
              <w:numPr>
                <w:ilvl w:val="1"/>
                <w:numId w:val="19"/>
              </w:numPr>
              <w:shd w:val="clear" w:color="auto" w:fill="FFFFFF"/>
              <w:spacing w:before="100" w:beforeAutospacing="1" w:after="100" w:afterAutospacing="1"/>
              <w:rPr>
                <w:rFonts w:ascii="Arial" w:eastAsia="Times New Roman" w:hAnsi="Arial" w:cs="Arial"/>
                <w:color w:val="333333"/>
                <w:sz w:val="21"/>
                <w:szCs w:val="21"/>
              </w:rPr>
            </w:pPr>
            <w:r w:rsidRPr="00C41D2E">
              <w:rPr>
                <w:rFonts w:ascii="Arial" w:eastAsia="Times New Roman" w:hAnsi="Arial" w:cs="Arial"/>
                <w:color w:val="333333"/>
                <w:sz w:val="21"/>
                <w:szCs w:val="21"/>
              </w:rPr>
              <w:t>Weight</w:t>
            </w:r>
          </w:p>
          <w:p w14:paraId="5B3868C2" w14:textId="77777777" w:rsidR="00C41D2E" w:rsidRPr="00C41D2E" w:rsidRDefault="00C41D2E" w:rsidP="00B76508">
            <w:pPr>
              <w:numPr>
                <w:ilvl w:val="1"/>
                <w:numId w:val="19"/>
              </w:numPr>
              <w:shd w:val="clear" w:color="auto" w:fill="FFFFFF"/>
              <w:spacing w:before="100" w:beforeAutospacing="1" w:after="100" w:afterAutospacing="1"/>
              <w:rPr>
                <w:rFonts w:ascii="Arial" w:eastAsia="Times New Roman" w:hAnsi="Arial" w:cs="Arial"/>
                <w:color w:val="333333"/>
                <w:sz w:val="21"/>
                <w:szCs w:val="21"/>
              </w:rPr>
            </w:pPr>
            <w:r w:rsidRPr="00C41D2E">
              <w:rPr>
                <w:rFonts w:ascii="Arial" w:eastAsia="Times New Roman" w:hAnsi="Arial" w:cs="Arial"/>
                <w:color w:val="333333"/>
                <w:sz w:val="21"/>
                <w:szCs w:val="21"/>
              </w:rPr>
              <w:t>Miles</w:t>
            </w:r>
          </w:p>
          <w:p w14:paraId="1E17C57A" w14:textId="77777777" w:rsidR="00C41D2E" w:rsidRPr="00C41D2E" w:rsidRDefault="00C41D2E" w:rsidP="00B76508">
            <w:pPr>
              <w:numPr>
                <w:ilvl w:val="1"/>
                <w:numId w:val="19"/>
              </w:numPr>
              <w:shd w:val="clear" w:color="auto" w:fill="FFFFFF"/>
              <w:spacing w:before="100" w:beforeAutospacing="1" w:after="100" w:afterAutospacing="1"/>
              <w:rPr>
                <w:rFonts w:ascii="Arial" w:eastAsia="Times New Roman" w:hAnsi="Arial" w:cs="Arial"/>
                <w:color w:val="333333"/>
                <w:sz w:val="21"/>
                <w:szCs w:val="21"/>
              </w:rPr>
            </w:pPr>
            <w:r w:rsidRPr="00C41D2E">
              <w:rPr>
                <w:rFonts w:ascii="Arial" w:eastAsia="Times New Roman" w:hAnsi="Arial" w:cs="Arial"/>
                <w:color w:val="333333"/>
                <w:sz w:val="21"/>
                <w:szCs w:val="21"/>
              </w:rPr>
              <w:t>Stairs</w:t>
            </w:r>
          </w:p>
          <w:p w14:paraId="724442FE" w14:textId="77777777" w:rsidR="00AE5D7F" w:rsidRPr="004C7C8D" w:rsidRDefault="00B23D31" w:rsidP="00B76508">
            <w:pPr>
              <w:pStyle w:val="ListParagraph"/>
              <w:numPr>
                <w:ilvl w:val="0"/>
                <w:numId w:val="19"/>
              </w:numPr>
              <w:rPr>
                <w:rFonts w:eastAsia="Times New Roman" w:cs="Times New Roman"/>
                <w:color w:val="000000"/>
              </w:rPr>
            </w:pPr>
            <w:r w:rsidRPr="004C7C8D">
              <w:rPr>
                <w:rFonts w:eastAsia="Times New Roman" w:cs="Times New Roman"/>
                <w:color w:val="000000"/>
              </w:rPr>
              <w:t xml:space="preserve">The above charts should available for the following intervals:  </w:t>
            </w:r>
          </w:p>
          <w:p w14:paraId="3FCAFCC4" w14:textId="77777777" w:rsidR="00AE5D7F" w:rsidRPr="004C7C8D" w:rsidRDefault="00AE5D7F" w:rsidP="00B76508">
            <w:pPr>
              <w:pStyle w:val="ListParagraph"/>
              <w:numPr>
                <w:ilvl w:val="1"/>
                <w:numId w:val="19"/>
              </w:numPr>
              <w:rPr>
                <w:rFonts w:eastAsia="Times New Roman" w:cs="Times New Roman"/>
                <w:color w:val="000000"/>
              </w:rPr>
            </w:pPr>
            <w:r w:rsidRPr="004C7C8D">
              <w:rPr>
                <w:rFonts w:eastAsia="Times New Roman" w:cs="Times New Roman"/>
                <w:color w:val="000000"/>
              </w:rPr>
              <w:t>W</w:t>
            </w:r>
            <w:r w:rsidR="002A1C48" w:rsidRPr="004C7C8D">
              <w:rPr>
                <w:rFonts w:eastAsia="Times New Roman" w:cs="Times New Roman"/>
                <w:color w:val="000000"/>
              </w:rPr>
              <w:t>eekly view</w:t>
            </w:r>
            <w:r w:rsidR="00EA7DD5" w:rsidRPr="004C7C8D">
              <w:rPr>
                <w:rFonts w:eastAsia="Times New Roman" w:cs="Times New Roman"/>
                <w:color w:val="000000"/>
              </w:rPr>
              <w:t xml:space="preserve"> (current and previous weeks). When the Admin clicks on the arrows they will be able to navigate to other weeks.</w:t>
            </w:r>
          </w:p>
          <w:p w14:paraId="694FB3A8" w14:textId="77777777" w:rsidR="00AE5D7F" w:rsidRPr="004C7C8D" w:rsidRDefault="00AE5D7F" w:rsidP="00B76508">
            <w:pPr>
              <w:pStyle w:val="ListParagraph"/>
              <w:numPr>
                <w:ilvl w:val="1"/>
                <w:numId w:val="19"/>
              </w:numPr>
              <w:rPr>
                <w:rFonts w:eastAsia="Times New Roman" w:cs="Times New Roman"/>
                <w:color w:val="000000"/>
              </w:rPr>
            </w:pPr>
            <w:r w:rsidRPr="004C7C8D">
              <w:rPr>
                <w:rFonts w:eastAsia="Times New Roman" w:cs="Times New Roman"/>
                <w:color w:val="000000"/>
              </w:rPr>
              <w:t xml:space="preserve">4 week view </w:t>
            </w:r>
          </w:p>
          <w:p w14:paraId="31AC26AC" w14:textId="77777777" w:rsidR="00B23D31" w:rsidRPr="004C7C8D" w:rsidRDefault="00B23D31" w:rsidP="00B76508">
            <w:pPr>
              <w:pStyle w:val="ListParagraph"/>
              <w:numPr>
                <w:ilvl w:val="0"/>
                <w:numId w:val="19"/>
              </w:numPr>
              <w:rPr>
                <w:rFonts w:eastAsia="Times New Roman" w:cs="Times New Roman"/>
                <w:color w:val="000000"/>
              </w:rPr>
            </w:pPr>
            <w:r w:rsidRPr="004C7C8D">
              <w:rPr>
                <w:rFonts w:eastAsia="Times New Roman" w:cs="Times New Roman"/>
                <w:color w:val="000000"/>
              </w:rPr>
              <w:t xml:space="preserve">Admins and </w:t>
            </w:r>
            <w:r w:rsidR="00EA7DD5" w:rsidRPr="004C7C8D">
              <w:rPr>
                <w:rFonts w:eastAsia="Times New Roman" w:cs="Times New Roman"/>
                <w:color w:val="000000"/>
              </w:rPr>
              <w:t>Coaches should be able to click on the drop down and change</w:t>
            </w:r>
            <w:r w:rsidRPr="004C7C8D">
              <w:rPr>
                <w:rFonts w:eastAsia="Times New Roman" w:cs="Times New Roman"/>
                <w:color w:val="000000"/>
              </w:rPr>
              <w:t xml:space="preserve"> the interval view to see the data for a certain period.</w:t>
            </w:r>
          </w:p>
          <w:p w14:paraId="34546AE1" w14:textId="004A4C2E" w:rsidR="00AE5D7F" w:rsidRPr="004C7C8D" w:rsidRDefault="00795774" w:rsidP="00B76508">
            <w:pPr>
              <w:pStyle w:val="ListParagraph"/>
              <w:numPr>
                <w:ilvl w:val="0"/>
                <w:numId w:val="19"/>
              </w:numPr>
              <w:rPr>
                <w:rFonts w:eastAsia="Times New Roman" w:cs="Times New Roman"/>
                <w:color w:val="000000"/>
              </w:rPr>
            </w:pPr>
            <w:r w:rsidRPr="004C7C8D">
              <w:rPr>
                <w:rFonts w:eastAsia="Times New Roman" w:cs="Times New Roman"/>
                <w:color w:val="000000"/>
              </w:rPr>
              <w:t xml:space="preserve">For Intervention Arm </w:t>
            </w:r>
            <w:r w:rsidR="005E64C2" w:rsidRPr="004C7C8D">
              <w:rPr>
                <w:rFonts w:eastAsia="Times New Roman" w:cs="Times New Roman"/>
                <w:color w:val="000000"/>
              </w:rPr>
              <w:t>participants,</w:t>
            </w:r>
            <w:r w:rsidR="003F5ED4" w:rsidRPr="004C7C8D">
              <w:rPr>
                <w:rFonts w:eastAsia="Times New Roman" w:cs="Times New Roman"/>
                <w:color w:val="000000"/>
              </w:rPr>
              <w:t xml:space="preserve"> ONLY</w:t>
            </w:r>
            <w:r w:rsidRPr="004C7C8D">
              <w:rPr>
                <w:rFonts w:eastAsia="Times New Roman" w:cs="Times New Roman"/>
                <w:color w:val="000000"/>
              </w:rPr>
              <w:t>, a goal line sh</w:t>
            </w:r>
            <w:r w:rsidR="00B23D31" w:rsidRPr="004C7C8D">
              <w:rPr>
                <w:rFonts w:eastAsia="Times New Roman" w:cs="Times New Roman"/>
                <w:color w:val="000000"/>
              </w:rPr>
              <w:t>ould be visible on the bar grap</w:t>
            </w:r>
            <w:r w:rsidR="002A1C48" w:rsidRPr="004C7C8D">
              <w:rPr>
                <w:rFonts w:eastAsia="Times New Roman" w:cs="Times New Roman"/>
                <w:color w:val="000000"/>
              </w:rPr>
              <w:t>h</w:t>
            </w:r>
            <w:r w:rsidR="00B23D31" w:rsidRPr="004C7C8D">
              <w:rPr>
                <w:rFonts w:eastAsia="Times New Roman" w:cs="Times New Roman"/>
                <w:color w:val="000000"/>
              </w:rPr>
              <w:t>s</w:t>
            </w:r>
          </w:p>
          <w:p w14:paraId="2594FDC6" w14:textId="7F4D9158" w:rsidR="003F5ED4" w:rsidRPr="004C7C8D" w:rsidRDefault="00AE5D7F" w:rsidP="00B76508">
            <w:pPr>
              <w:pStyle w:val="ListParagraph"/>
              <w:numPr>
                <w:ilvl w:val="0"/>
                <w:numId w:val="19"/>
              </w:numPr>
              <w:rPr>
                <w:rFonts w:eastAsia="Times New Roman" w:cs="Times New Roman"/>
                <w:color w:val="000000"/>
              </w:rPr>
            </w:pPr>
            <w:r w:rsidRPr="004C7C8D">
              <w:rPr>
                <w:rFonts w:eastAsia="Times New Roman" w:cs="Times New Roman"/>
                <w:color w:val="000000"/>
              </w:rPr>
              <w:t>Another "line" (finer/less distinct than the goal line) that will be</w:t>
            </w:r>
            <w:r w:rsidR="002B237A" w:rsidRPr="004C7C8D">
              <w:rPr>
                <w:rFonts w:eastAsia="Times New Roman" w:cs="Times New Roman"/>
                <w:color w:val="000000"/>
              </w:rPr>
              <w:t xml:space="preserve"> estimated based on</w:t>
            </w:r>
            <w:r w:rsidRPr="004C7C8D">
              <w:rPr>
                <w:rFonts w:eastAsia="Times New Roman" w:cs="Times New Roman"/>
                <w:color w:val="000000"/>
              </w:rPr>
              <w:t xml:space="preserve"> the minutes of moderate to vigorous activity/day</w:t>
            </w:r>
            <w:r w:rsidR="002B237A" w:rsidRPr="004C7C8D">
              <w:rPr>
                <w:rFonts w:eastAsia="Times New Roman" w:cs="Times New Roman"/>
                <w:color w:val="000000"/>
              </w:rPr>
              <w:t xml:space="preserve"> (Active Minutes)</w:t>
            </w:r>
            <w:r w:rsidRPr="004C7C8D">
              <w:rPr>
                <w:rFonts w:eastAsia="Times New Roman" w:cs="Times New Roman"/>
                <w:color w:val="000000"/>
              </w:rPr>
              <w:t xml:space="preserve">- </w:t>
            </w:r>
            <w:r w:rsidR="002B237A" w:rsidRPr="004C7C8D">
              <w:rPr>
                <w:rFonts w:eastAsia="Times New Roman" w:cs="Times New Roman"/>
                <w:color w:val="000000"/>
              </w:rPr>
              <w:t xml:space="preserve">showing whether </w:t>
            </w:r>
            <w:r w:rsidRPr="004C7C8D">
              <w:rPr>
                <w:rFonts w:eastAsia="Times New Roman" w:cs="Times New Roman"/>
                <w:color w:val="000000"/>
              </w:rPr>
              <w:t xml:space="preserve">trending down, up, plateau - </w:t>
            </w:r>
            <w:r w:rsidR="002B237A" w:rsidRPr="004C7C8D">
              <w:rPr>
                <w:rFonts w:eastAsia="Times New Roman" w:cs="Times New Roman"/>
                <w:color w:val="000000"/>
              </w:rPr>
              <w:t>based on</w:t>
            </w:r>
            <w:r w:rsidRPr="004C7C8D">
              <w:rPr>
                <w:rFonts w:eastAsia="Times New Roman" w:cs="Times New Roman"/>
                <w:color w:val="000000"/>
              </w:rPr>
              <w:t xml:space="preserve"> the average trajectory over time; </w:t>
            </w:r>
            <w:r w:rsidR="002B237A" w:rsidRPr="004C7C8D">
              <w:rPr>
                <w:rFonts w:eastAsia="Times New Roman" w:cs="Times New Roman"/>
                <w:color w:val="000000"/>
              </w:rPr>
              <w:t xml:space="preserve">this </w:t>
            </w:r>
            <w:r w:rsidRPr="004C7C8D">
              <w:rPr>
                <w:rFonts w:eastAsia="Times New Roman" w:cs="Times New Roman"/>
                <w:color w:val="000000"/>
              </w:rPr>
              <w:t>regression over time based on data</w:t>
            </w:r>
            <w:r w:rsidR="003F5ED4" w:rsidRPr="004C7C8D">
              <w:rPr>
                <w:rFonts w:eastAsia="Times New Roman" w:cs="Times New Roman"/>
                <w:color w:val="000000"/>
              </w:rPr>
              <w:t xml:space="preserve"> will be visible for Intervention Arm only.</w:t>
            </w:r>
          </w:p>
        </w:tc>
      </w:tr>
    </w:tbl>
    <w:p w14:paraId="0CB6D1E6" w14:textId="77777777" w:rsidR="00AE5D7F" w:rsidRPr="004C7C8D" w:rsidRDefault="00310A1F" w:rsidP="00AE5D7F">
      <w:pPr>
        <w:pStyle w:val="ListParagraph"/>
        <w:rPr>
          <w:b/>
          <w:sz w:val="28"/>
          <w:szCs w:val="28"/>
        </w:rPr>
      </w:pPr>
      <w:r w:rsidRPr="004C7C8D">
        <w:rPr>
          <w:b/>
          <w:noProof/>
          <w:sz w:val="28"/>
          <w:szCs w:val="28"/>
        </w:rPr>
        <w:drawing>
          <wp:anchor distT="0" distB="0" distL="114300" distR="114300" simplePos="0" relativeHeight="251673600" behindDoc="0" locked="0" layoutInCell="1" allowOverlap="1" wp14:anchorId="785C1B04" wp14:editId="00855A20">
            <wp:simplePos x="0" y="0"/>
            <wp:positionH relativeFrom="column">
              <wp:posOffset>0</wp:posOffset>
            </wp:positionH>
            <wp:positionV relativeFrom="paragraph">
              <wp:posOffset>76200</wp:posOffset>
            </wp:positionV>
            <wp:extent cx="5943600" cy="2272665"/>
            <wp:effectExtent l="0" t="0" r="0" b="0"/>
            <wp:wrapNone/>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cstate="email">
                      <a:extLst>
                        <a:ext uri="{28A0092B-C50C-407E-A947-70E740481C1C}">
                          <a14:useLocalDpi xmlns:a14="http://schemas.microsoft.com/office/drawing/2010/main"/>
                        </a:ext>
                      </a:extLst>
                    </a:blip>
                    <a:stretch>
                      <a:fillRect/>
                    </a:stretch>
                  </pic:blipFill>
                  <pic:spPr>
                    <a:xfrm>
                      <a:off x="0" y="0"/>
                      <a:ext cx="5943600" cy="2272665"/>
                    </a:xfrm>
                    <a:prstGeom prst="rect">
                      <a:avLst/>
                    </a:prstGeom>
                  </pic:spPr>
                </pic:pic>
              </a:graphicData>
            </a:graphic>
          </wp:anchor>
        </w:drawing>
      </w:r>
    </w:p>
    <w:p w14:paraId="5C9F127C" w14:textId="77777777" w:rsidR="00310A1F" w:rsidRPr="004C7C8D" w:rsidRDefault="00310A1F" w:rsidP="00AE5D7F">
      <w:pPr>
        <w:pStyle w:val="ListParagraph"/>
        <w:rPr>
          <w:b/>
          <w:sz w:val="28"/>
          <w:szCs w:val="28"/>
        </w:rPr>
      </w:pPr>
    </w:p>
    <w:p w14:paraId="5D950626" w14:textId="77777777" w:rsidR="00310A1F" w:rsidRPr="004C7C8D" w:rsidRDefault="00310A1F" w:rsidP="00AE5D7F">
      <w:pPr>
        <w:pStyle w:val="ListParagraph"/>
        <w:rPr>
          <w:b/>
          <w:sz w:val="28"/>
          <w:szCs w:val="28"/>
        </w:rPr>
      </w:pPr>
    </w:p>
    <w:p w14:paraId="3919B73F" w14:textId="77777777" w:rsidR="00310A1F" w:rsidRPr="004C7C8D" w:rsidRDefault="00310A1F" w:rsidP="00AE5D7F">
      <w:pPr>
        <w:pStyle w:val="ListParagraph"/>
        <w:rPr>
          <w:b/>
          <w:sz w:val="28"/>
          <w:szCs w:val="28"/>
        </w:rPr>
      </w:pPr>
    </w:p>
    <w:p w14:paraId="2A97C4C1" w14:textId="77777777" w:rsidR="00310A1F" w:rsidRPr="004C7C8D" w:rsidRDefault="00310A1F" w:rsidP="00AE5D7F">
      <w:pPr>
        <w:pStyle w:val="ListParagraph"/>
        <w:rPr>
          <w:b/>
          <w:sz w:val="28"/>
          <w:szCs w:val="28"/>
        </w:rPr>
      </w:pPr>
    </w:p>
    <w:p w14:paraId="1B63E3ED" w14:textId="77777777" w:rsidR="00310A1F" w:rsidRPr="004C7C8D" w:rsidRDefault="00310A1F" w:rsidP="00AE5D7F">
      <w:pPr>
        <w:pStyle w:val="ListParagraph"/>
        <w:rPr>
          <w:b/>
          <w:sz w:val="28"/>
          <w:szCs w:val="28"/>
        </w:rPr>
      </w:pPr>
    </w:p>
    <w:p w14:paraId="622BBD55" w14:textId="77777777" w:rsidR="00310A1F" w:rsidRPr="004C7C8D" w:rsidRDefault="00310A1F" w:rsidP="00AE5D7F">
      <w:pPr>
        <w:pStyle w:val="ListParagraph"/>
        <w:rPr>
          <w:b/>
          <w:sz w:val="28"/>
          <w:szCs w:val="28"/>
        </w:rPr>
      </w:pPr>
    </w:p>
    <w:p w14:paraId="430B5599" w14:textId="77777777" w:rsidR="00310A1F" w:rsidRPr="004C7C8D" w:rsidRDefault="00310A1F" w:rsidP="00AE5D7F">
      <w:pPr>
        <w:pStyle w:val="ListParagraph"/>
        <w:rPr>
          <w:b/>
          <w:sz w:val="28"/>
          <w:szCs w:val="28"/>
        </w:rPr>
      </w:pPr>
    </w:p>
    <w:p w14:paraId="24DFA1C1" w14:textId="77777777" w:rsidR="00310A1F" w:rsidRPr="004C7C8D" w:rsidRDefault="00310A1F" w:rsidP="00AE5D7F">
      <w:pPr>
        <w:pStyle w:val="ListParagraph"/>
        <w:rPr>
          <w:b/>
          <w:sz w:val="28"/>
          <w:szCs w:val="28"/>
        </w:rPr>
      </w:pPr>
    </w:p>
    <w:p w14:paraId="324D346B" w14:textId="77777777" w:rsidR="00310A1F" w:rsidRPr="004C7C8D" w:rsidRDefault="00310A1F" w:rsidP="00AE5D7F">
      <w:pPr>
        <w:pStyle w:val="ListParagraph"/>
        <w:rPr>
          <w:b/>
          <w:sz w:val="28"/>
          <w:szCs w:val="28"/>
        </w:rPr>
      </w:pPr>
    </w:p>
    <w:p w14:paraId="56E0B567" w14:textId="77777777" w:rsidR="00310A1F" w:rsidRPr="004C7C8D" w:rsidRDefault="00310A1F" w:rsidP="00AE5D7F">
      <w:pPr>
        <w:pStyle w:val="ListParagraph"/>
        <w:rPr>
          <w:b/>
          <w:sz w:val="28"/>
          <w:szCs w:val="28"/>
        </w:rPr>
      </w:pPr>
    </w:p>
    <w:p w14:paraId="059C03AB" w14:textId="77777777" w:rsidR="00AE5D7F" w:rsidRPr="004C7C8D" w:rsidRDefault="00AE5D7F" w:rsidP="001E4CF7">
      <w:pPr>
        <w:pStyle w:val="ListParagraph"/>
        <w:numPr>
          <w:ilvl w:val="0"/>
          <w:numId w:val="5"/>
        </w:numPr>
        <w:rPr>
          <w:b/>
          <w:sz w:val="28"/>
          <w:szCs w:val="28"/>
        </w:rPr>
      </w:pPr>
      <w:r w:rsidRPr="004C7C8D">
        <w:rPr>
          <w:b/>
          <w:sz w:val="28"/>
          <w:szCs w:val="28"/>
        </w:rPr>
        <w:t>Reports (User data: login dates</w:t>
      </w:r>
      <w:r w:rsidR="0077467B" w:rsidRPr="004C7C8D">
        <w:rPr>
          <w:b/>
          <w:sz w:val="28"/>
          <w:szCs w:val="28"/>
        </w:rPr>
        <w:t>,</w:t>
      </w:r>
      <w:r w:rsidRPr="004C7C8D">
        <w:rPr>
          <w:b/>
          <w:sz w:val="28"/>
          <w:szCs w:val="28"/>
        </w:rPr>
        <w:t xml:space="preserve"> fit bit sync, </w:t>
      </w:r>
      <w:r w:rsidR="008D7CFB" w:rsidRPr="004C7C8D">
        <w:rPr>
          <w:b/>
          <w:sz w:val="28"/>
          <w:szCs w:val="28"/>
        </w:rPr>
        <w:t>everything uploaded by the user)</w:t>
      </w:r>
    </w:p>
    <w:p w14:paraId="4D456307" w14:textId="77777777" w:rsidR="000C773E" w:rsidRPr="004C7C8D" w:rsidRDefault="000C773E" w:rsidP="00AF7A05">
      <w:pPr>
        <w:pStyle w:val="ListParagraph"/>
        <w:rPr>
          <w:b/>
          <w:sz w:val="28"/>
          <w:szCs w:val="28"/>
        </w:rPr>
      </w:pPr>
    </w:p>
    <w:tbl>
      <w:tblPr>
        <w:tblStyle w:val="TableGrid"/>
        <w:tblW w:w="10170" w:type="dxa"/>
        <w:tblInd w:w="-5" w:type="dxa"/>
        <w:tblLook w:val="04A0" w:firstRow="1" w:lastRow="0" w:firstColumn="1" w:lastColumn="0" w:noHBand="0" w:noVBand="1"/>
      </w:tblPr>
      <w:tblGrid>
        <w:gridCol w:w="785"/>
        <w:gridCol w:w="1653"/>
        <w:gridCol w:w="1924"/>
        <w:gridCol w:w="5808"/>
      </w:tblGrid>
      <w:tr w:rsidR="00F41002" w:rsidRPr="004C7C8D" w14:paraId="1D8D9B1A" w14:textId="77777777" w:rsidTr="005B1C79">
        <w:tc>
          <w:tcPr>
            <w:tcW w:w="785" w:type="dxa"/>
          </w:tcPr>
          <w:p w14:paraId="79F4EE50" w14:textId="77777777" w:rsidR="00F41002" w:rsidRPr="004C7C8D" w:rsidRDefault="00F41002" w:rsidP="005B1C79">
            <w:pPr>
              <w:pStyle w:val="ListParagraph"/>
              <w:ind w:left="0"/>
              <w:rPr>
                <w:b/>
              </w:rPr>
            </w:pPr>
            <w:r w:rsidRPr="004C7C8D">
              <w:rPr>
                <w:b/>
              </w:rPr>
              <w:t>Req No.</w:t>
            </w:r>
          </w:p>
        </w:tc>
        <w:tc>
          <w:tcPr>
            <w:tcW w:w="1653" w:type="dxa"/>
          </w:tcPr>
          <w:p w14:paraId="44676D0C" w14:textId="77777777" w:rsidR="00F41002" w:rsidRPr="004C7C8D" w:rsidRDefault="00F41002" w:rsidP="005B1C79">
            <w:pPr>
              <w:pStyle w:val="ListParagraph"/>
              <w:ind w:left="0"/>
              <w:rPr>
                <w:b/>
              </w:rPr>
            </w:pPr>
            <w:r w:rsidRPr="004C7C8D">
              <w:rPr>
                <w:b/>
              </w:rPr>
              <w:t>Requirement</w:t>
            </w:r>
          </w:p>
        </w:tc>
        <w:tc>
          <w:tcPr>
            <w:tcW w:w="1924" w:type="dxa"/>
          </w:tcPr>
          <w:p w14:paraId="4ECF341C" w14:textId="77777777" w:rsidR="00F41002" w:rsidRPr="004C7C8D" w:rsidRDefault="00F41002" w:rsidP="005B1C79">
            <w:pPr>
              <w:pStyle w:val="ListParagraph"/>
              <w:ind w:left="0"/>
              <w:rPr>
                <w:b/>
              </w:rPr>
            </w:pPr>
            <w:r w:rsidRPr="004C7C8D">
              <w:rPr>
                <w:b/>
              </w:rPr>
              <w:t>Details</w:t>
            </w:r>
          </w:p>
        </w:tc>
        <w:tc>
          <w:tcPr>
            <w:tcW w:w="5808" w:type="dxa"/>
          </w:tcPr>
          <w:p w14:paraId="7E0EEC56" w14:textId="77777777" w:rsidR="00F41002" w:rsidRPr="004C7C8D" w:rsidRDefault="00F41002" w:rsidP="005B1C79">
            <w:pPr>
              <w:pStyle w:val="ListParagraph"/>
              <w:ind w:left="0"/>
              <w:rPr>
                <w:b/>
              </w:rPr>
            </w:pPr>
            <w:r w:rsidRPr="004C7C8D">
              <w:rPr>
                <w:b/>
              </w:rPr>
              <w:t>Acceptance Criteria</w:t>
            </w:r>
          </w:p>
        </w:tc>
      </w:tr>
      <w:tr w:rsidR="00F41002" w:rsidRPr="004C7C8D" w14:paraId="262A5A5D" w14:textId="77777777" w:rsidTr="005B1C79">
        <w:tc>
          <w:tcPr>
            <w:tcW w:w="785" w:type="dxa"/>
          </w:tcPr>
          <w:p w14:paraId="5C83F1A9" w14:textId="77777777" w:rsidR="00F41002" w:rsidRPr="004C7C8D" w:rsidRDefault="00F41002" w:rsidP="00B76508">
            <w:pPr>
              <w:pStyle w:val="ListParagraph"/>
              <w:numPr>
                <w:ilvl w:val="0"/>
                <w:numId w:val="21"/>
              </w:numPr>
            </w:pPr>
          </w:p>
        </w:tc>
        <w:tc>
          <w:tcPr>
            <w:tcW w:w="1653" w:type="dxa"/>
          </w:tcPr>
          <w:p w14:paraId="4CDAC998" w14:textId="77777777" w:rsidR="00F41002" w:rsidRPr="004C7C8D" w:rsidRDefault="00F41002" w:rsidP="005B1C79">
            <w:pPr>
              <w:pStyle w:val="ListParagraph"/>
              <w:ind w:left="0"/>
              <w:rPr>
                <w:color w:val="0070C0"/>
                <w:sz w:val="24"/>
                <w:szCs w:val="24"/>
              </w:rPr>
            </w:pPr>
            <w:r w:rsidRPr="004C7C8D">
              <w:t>Reports</w:t>
            </w:r>
          </w:p>
        </w:tc>
        <w:tc>
          <w:tcPr>
            <w:tcW w:w="1924" w:type="dxa"/>
          </w:tcPr>
          <w:p w14:paraId="0074A6F6" w14:textId="77777777" w:rsidR="00F41002" w:rsidRPr="004C7C8D" w:rsidRDefault="00F41002" w:rsidP="005B1C79">
            <w:pPr>
              <w:pStyle w:val="ListParagraph"/>
              <w:ind w:left="0"/>
            </w:pPr>
            <w:r w:rsidRPr="004C7C8D">
              <w:t>Admins and Coaches should be able to export reports on participant data</w:t>
            </w:r>
          </w:p>
        </w:tc>
        <w:tc>
          <w:tcPr>
            <w:tcW w:w="5808" w:type="dxa"/>
          </w:tcPr>
          <w:p w14:paraId="1635DD92" w14:textId="77777777" w:rsidR="00F41002" w:rsidRPr="003B40B3" w:rsidRDefault="00F41002" w:rsidP="00B76508">
            <w:pPr>
              <w:pStyle w:val="ListParagraph"/>
              <w:numPr>
                <w:ilvl w:val="0"/>
                <w:numId w:val="20"/>
              </w:numPr>
              <w:rPr>
                <w:rFonts w:eastAsia="Times New Roman" w:cs="Times New Roman"/>
                <w:color w:val="000000"/>
              </w:rPr>
            </w:pPr>
            <w:r w:rsidRPr="003B40B3">
              <w:rPr>
                <w:rFonts w:eastAsia="Times New Roman" w:cs="Times New Roman"/>
                <w:color w:val="000000"/>
              </w:rPr>
              <w:t>Admins and Coaches should have access to a Reports tab</w:t>
            </w:r>
          </w:p>
          <w:p w14:paraId="2B81F858" w14:textId="77777777" w:rsidR="00F41002" w:rsidRPr="003B40B3" w:rsidRDefault="00F41002" w:rsidP="00B76508">
            <w:pPr>
              <w:pStyle w:val="ListParagraph"/>
              <w:numPr>
                <w:ilvl w:val="0"/>
                <w:numId w:val="20"/>
              </w:numPr>
              <w:rPr>
                <w:rFonts w:eastAsia="Times New Roman" w:cs="Times New Roman"/>
                <w:color w:val="000000"/>
              </w:rPr>
            </w:pPr>
            <w:r w:rsidRPr="003B40B3">
              <w:rPr>
                <w:rFonts w:eastAsia="Times New Roman" w:cs="Times New Roman"/>
                <w:color w:val="000000"/>
              </w:rPr>
              <w:t>The following participant data should be available for each participant:</w:t>
            </w:r>
          </w:p>
          <w:p w14:paraId="63F7B31D"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Weight</w:t>
            </w:r>
          </w:p>
          <w:p w14:paraId="309F4B0F"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Program Code</w:t>
            </w:r>
          </w:p>
          <w:p w14:paraId="6A0F4B06"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Account Set up Date</w:t>
            </w:r>
          </w:p>
          <w:p w14:paraId="67BE1771"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Packet Sent Date</w:t>
            </w:r>
          </w:p>
          <w:p w14:paraId="02964A55"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Baseline Goal</w:t>
            </w:r>
          </w:p>
          <w:p w14:paraId="5AAE5128"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Start Date</w:t>
            </w:r>
          </w:p>
          <w:p w14:paraId="6C6C40CD" w14:textId="2501945D"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User S</w:t>
            </w:r>
            <w:r w:rsidR="005E64C2" w:rsidRPr="003B40B3">
              <w:rPr>
                <w:rFonts w:eastAsia="Times New Roman" w:cs="Arial"/>
                <w:color w:val="333333"/>
              </w:rPr>
              <w:t>t</w:t>
            </w:r>
            <w:r w:rsidRPr="003B40B3">
              <w:rPr>
                <w:rFonts w:eastAsia="Times New Roman" w:cs="Arial"/>
                <w:color w:val="333333"/>
              </w:rPr>
              <w:t>atus</w:t>
            </w:r>
          </w:p>
          <w:p w14:paraId="0FFEDE14"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Status Change Date: (This should the date for each status change)</w:t>
            </w:r>
          </w:p>
          <w:p w14:paraId="3F9A646E"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Research Arm</w:t>
            </w:r>
          </w:p>
          <w:p w14:paraId="210BAE86"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Research Arm assignment date</w:t>
            </w:r>
          </w:p>
          <w:p w14:paraId="583306FF"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Disposition</w:t>
            </w:r>
          </w:p>
          <w:p w14:paraId="38A046F2"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Disposition Change date</w:t>
            </w:r>
          </w:p>
          <w:p w14:paraId="77CE7160"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Weekly Goal</w:t>
            </w:r>
          </w:p>
          <w:p w14:paraId="45E06A4F"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User log in dates</w:t>
            </w:r>
          </w:p>
          <w:p w14:paraId="4D5B2B0C"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Active Minutes</w:t>
            </w:r>
          </w:p>
          <w:p w14:paraId="3D8F36BD"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Number Rate</w:t>
            </w:r>
          </w:p>
          <w:p w14:paraId="3A33C029"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Miles</w:t>
            </w:r>
          </w:p>
          <w:p w14:paraId="6E5FB404"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Stairs</w:t>
            </w:r>
          </w:p>
          <w:p w14:paraId="6889F676"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Weight sync date</w:t>
            </w:r>
          </w:p>
          <w:p w14:paraId="0FC0F432"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Weight</w:t>
            </w:r>
          </w:p>
          <w:p w14:paraId="7864E825" w14:textId="77777777" w:rsidR="00C41D2E"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Survey Responses (Intervention Arm ONLY). Control Arm users should not see this column</w:t>
            </w:r>
          </w:p>
          <w:p w14:paraId="08BF18E2" w14:textId="4C796AD6" w:rsidR="0077467B" w:rsidRPr="003B40B3" w:rsidRDefault="00C41D2E" w:rsidP="00B76508">
            <w:pPr>
              <w:numPr>
                <w:ilvl w:val="1"/>
                <w:numId w:val="20"/>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 xml:space="preserve">Survey Date (Intervention Arm ONLY). Control Arm </w:t>
            </w:r>
            <w:r w:rsidR="003B40B3" w:rsidRPr="003B40B3">
              <w:rPr>
                <w:rFonts w:eastAsia="Times New Roman" w:cs="Arial"/>
                <w:color w:val="333333"/>
              </w:rPr>
              <w:t>users should not see this column</w:t>
            </w:r>
          </w:p>
        </w:tc>
      </w:tr>
      <w:tr w:rsidR="0077467B" w:rsidRPr="004C7C8D" w14:paraId="7607DE9F" w14:textId="77777777" w:rsidTr="005B1C79">
        <w:tc>
          <w:tcPr>
            <w:tcW w:w="785" w:type="dxa"/>
          </w:tcPr>
          <w:p w14:paraId="41D96778" w14:textId="77777777" w:rsidR="0077467B" w:rsidRPr="004C7C8D" w:rsidRDefault="0077467B" w:rsidP="00B76508">
            <w:pPr>
              <w:pStyle w:val="ListParagraph"/>
              <w:numPr>
                <w:ilvl w:val="0"/>
                <w:numId w:val="21"/>
              </w:numPr>
            </w:pPr>
          </w:p>
        </w:tc>
        <w:tc>
          <w:tcPr>
            <w:tcW w:w="1653" w:type="dxa"/>
          </w:tcPr>
          <w:p w14:paraId="4C633D96" w14:textId="77777777" w:rsidR="0077467B" w:rsidRPr="004C7C8D" w:rsidRDefault="0077467B" w:rsidP="005B1C79">
            <w:pPr>
              <w:pStyle w:val="ListParagraph"/>
              <w:ind w:left="0"/>
            </w:pPr>
            <w:r w:rsidRPr="004C7C8D">
              <w:t>Export</w:t>
            </w:r>
          </w:p>
        </w:tc>
        <w:tc>
          <w:tcPr>
            <w:tcW w:w="1924" w:type="dxa"/>
          </w:tcPr>
          <w:p w14:paraId="163E78EA" w14:textId="77777777" w:rsidR="0077467B" w:rsidRPr="004C7C8D" w:rsidRDefault="0077467B" w:rsidP="005B1C79">
            <w:pPr>
              <w:pStyle w:val="ListParagraph"/>
              <w:ind w:left="0"/>
            </w:pPr>
            <w:r w:rsidRPr="004C7C8D">
              <w:t>Admins and Coaches should be able to export the data</w:t>
            </w:r>
          </w:p>
        </w:tc>
        <w:tc>
          <w:tcPr>
            <w:tcW w:w="5808" w:type="dxa"/>
          </w:tcPr>
          <w:p w14:paraId="75B15F2E" w14:textId="77777777" w:rsidR="0077467B" w:rsidRPr="004C7C8D" w:rsidRDefault="0077467B" w:rsidP="00B76508">
            <w:pPr>
              <w:pStyle w:val="ListParagraph"/>
              <w:numPr>
                <w:ilvl w:val="0"/>
                <w:numId w:val="51"/>
              </w:numPr>
              <w:rPr>
                <w:rFonts w:eastAsia="Times New Roman" w:cs="Times New Roman"/>
                <w:color w:val="000000"/>
              </w:rPr>
            </w:pPr>
            <w:r w:rsidRPr="004C7C8D">
              <w:rPr>
                <w:rFonts w:eastAsia="Times New Roman" w:cs="Times New Roman"/>
                <w:color w:val="000000"/>
              </w:rPr>
              <w:t>Admins and Coaches will export the data in .csv</w:t>
            </w:r>
          </w:p>
          <w:p w14:paraId="309D4E10" w14:textId="77777777" w:rsidR="0077467B" w:rsidRPr="004C7C8D" w:rsidRDefault="0077467B" w:rsidP="00B76508">
            <w:pPr>
              <w:pStyle w:val="ListParagraph"/>
              <w:numPr>
                <w:ilvl w:val="0"/>
                <w:numId w:val="51"/>
              </w:numPr>
              <w:rPr>
                <w:rFonts w:eastAsia="Times New Roman" w:cs="Times New Roman"/>
                <w:color w:val="000000"/>
              </w:rPr>
            </w:pPr>
            <w:r w:rsidRPr="004C7C8D">
              <w:rPr>
                <w:rFonts w:eastAsia="Times New Roman" w:cs="Times New Roman"/>
                <w:color w:val="000000"/>
              </w:rPr>
              <w:t>Admins and Coaches will be</w:t>
            </w:r>
            <w:r w:rsidR="003A5941" w:rsidRPr="004C7C8D">
              <w:rPr>
                <w:rFonts w:eastAsia="Times New Roman" w:cs="Times New Roman"/>
                <w:color w:val="000000"/>
              </w:rPr>
              <w:t xml:space="preserve"> able to</w:t>
            </w:r>
            <w:r w:rsidRPr="004C7C8D">
              <w:rPr>
                <w:rFonts w:eastAsia="Times New Roman" w:cs="Times New Roman"/>
                <w:color w:val="000000"/>
              </w:rPr>
              <w:t xml:space="preserve"> export based on the following filters:</w:t>
            </w:r>
          </w:p>
          <w:p w14:paraId="1DC89A73" w14:textId="77777777" w:rsidR="0077467B" w:rsidRPr="004C7C8D" w:rsidRDefault="0077467B" w:rsidP="00B76508">
            <w:pPr>
              <w:pStyle w:val="ListParagraph"/>
              <w:numPr>
                <w:ilvl w:val="1"/>
                <w:numId w:val="51"/>
              </w:numPr>
              <w:rPr>
                <w:rFonts w:eastAsia="Times New Roman" w:cs="Times New Roman"/>
                <w:color w:val="000000"/>
              </w:rPr>
            </w:pPr>
            <w:r w:rsidRPr="004C7C8D">
              <w:rPr>
                <w:rFonts w:eastAsia="Times New Roman" w:cs="Times New Roman"/>
                <w:color w:val="000000"/>
              </w:rPr>
              <w:t>Date Range</w:t>
            </w:r>
          </w:p>
          <w:p w14:paraId="33D9F110" w14:textId="11434FC0" w:rsidR="0077467B" w:rsidRPr="004C7C8D" w:rsidRDefault="0077467B" w:rsidP="00B76508">
            <w:pPr>
              <w:pStyle w:val="ListParagraph"/>
              <w:numPr>
                <w:ilvl w:val="1"/>
                <w:numId w:val="51"/>
              </w:numPr>
              <w:rPr>
                <w:rFonts w:eastAsia="Times New Roman" w:cs="Times New Roman"/>
                <w:color w:val="000000"/>
              </w:rPr>
            </w:pPr>
            <w:r w:rsidRPr="004C7C8D">
              <w:rPr>
                <w:rFonts w:eastAsia="Times New Roman" w:cs="Times New Roman"/>
                <w:color w:val="000000"/>
              </w:rPr>
              <w:t>User</w:t>
            </w:r>
          </w:p>
          <w:p w14:paraId="4B01D0FF" w14:textId="77777777" w:rsidR="0077467B" w:rsidRPr="004C7C8D" w:rsidRDefault="0077467B" w:rsidP="00B76508">
            <w:pPr>
              <w:pStyle w:val="ListParagraph"/>
              <w:numPr>
                <w:ilvl w:val="0"/>
                <w:numId w:val="51"/>
              </w:numPr>
              <w:rPr>
                <w:rFonts w:eastAsia="Times New Roman" w:cs="Times New Roman"/>
                <w:color w:val="000000"/>
              </w:rPr>
            </w:pPr>
            <w:r w:rsidRPr="004C7C8D">
              <w:rPr>
                <w:rFonts w:eastAsia="Times New Roman" w:cs="Times New Roman"/>
                <w:color w:val="000000"/>
              </w:rPr>
              <w:t xml:space="preserve">The export will have a maximum of </w:t>
            </w:r>
            <w:r w:rsidR="000D56B6" w:rsidRPr="004C7C8D">
              <w:rPr>
                <w:rFonts w:eastAsia="Times New Roman" w:cs="Times New Roman"/>
                <w:color w:val="000000"/>
              </w:rPr>
              <w:t>X</w:t>
            </w:r>
            <w:r w:rsidRPr="004C7C8D">
              <w:rPr>
                <w:rFonts w:eastAsia="Times New Roman" w:cs="Times New Roman"/>
                <w:color w:val="000000"/>
              </w:rPr>
              <w:t xml:space="preserve"> rows.</w:t>
            </w:r>
            <w:r w:rsidR="000D56B6" w:rsidRPr="004C7C8D">
              <w:rPr>
                <w:rFonts w:eastAsia="Times New Roman" w:cs="Times New Roman"/>
                <w:color w:val="000000"/>
              </w:rPr>
              <w:t xml:space="preserve"> </w:t>
            </w:r>
          </w:p>
          <w:p w14:paraId="1FBBACD7" w14:textId="77777777" w:rsidR="000D56B6" w:rsidRPr="004C7C8D" w:rsidRDefault="000D56B6" w:rsidP="00B76508">
            <w:pPr>
              <w:pStyle w:val="ListParagraph"/>
              <w:numPr>
                <w:ilvl w:val="1"/>
                <w:numId w:val="51"/>
              </w:numPr>
              <w:rPr>
                <w:rFonts w:eastAsia="Times New Roman" w:cs="Times New Roman"/>
                <w:color w:val="000000"/>
              </w:rPr>
            </w:pPr>
            <w:r w:rsidRPr="004C7C8D">
              <w:rPr>
                <w:rFonts w:eastAsia="Times New Roman" w:cs="Times New Roman"/>
                <w:color w:val="000000"/>
              </w:rPr>
              <w:t>Admin should also have the option to export all the raw data in an export</w:t>
            </w:r>
          </w:p>
          <w:p w14:paraId="7DE284A6" w14:textId="77777777" w:rsidR="000D56B6" w:rsidRPr="004C7C8D" w:rsidRDefault="000D56B6" w:rsidP="000D56B6">
            <w:pPr>
              <w:rPr>
                <w:rFonts w:eastAsia="Times New Roman" w:cs="Times New Roman"/>
                <w:color w:val="000000"/>
              </w:rPr>
            </w:pPr>
            <w:r w:rsidRPr="004C7C8D">
              <w:rPr>
                <w:rFonts w:eastAsia="Times New Roman" w:cs="Times New Roman"/>
                <w:color w:val="ED7D31" w:themeColor="accent2"/>
              </w:rPr>
              <w:t>Details to be provided by tech team.</w:t>
            </w:r>
          </w:p>
        </w:tc>
      </w:tr>
    </w:tbl>
    <w:p w14:paraId="26F45F97" w14:textId="77777777" w:rsidR="00410CF8" w:rsidRPr="004C7C8D" w:rsidRDefault="00410CF8" w:rsidP="00AF7A05">
      <w:pPr>
        <w:pStyle w:val="ListParagraph"/>
        <w:rPr>
          <w:b/>
          <w:sz w:val="28"/>
          <w:szCs w:val="28"/>
        </w:rPr>
      </w:pPr>
    </w:p>
    <w:p w14:paraId="0803F801" w14:textId="77777777" w:rsidR="00410CF8" w:rsidRPr="004C7C8D" w:rsidRDefault="00410CF8" w:rsidP="00AF7A05">
      <w:pPr>
        <w:pStyle w:val="ListParagraph"/>
        <w:rPr>
          <w:b/>
          <w:sz w:val="28"/>
          <w:szCs w:val="28"/>
        </w:rPr>
      </w:pPr>
    </w:p>
    <w:p w14:paraId="1B4DF12B" w14:textId="77777777" w:rsidR="000D56B6" w:rsidRPr="004C7C8D" w:rsidRDefault="00410CF8" w:rsidP="001E4CF7">
      <w:pPr>
        <w:pStyle w:val="ListParagraph"/>
        <w:numPr>
          <w:ilvl w:val="0"/>
          <w:numId w:val="5"/>
        </w:numPr>
        <w:rPr>
          <w:sz w:val="36"/>
          <w:szCs w:val="36"/>
        </w:rPr>
      </w:pPr>
      <w:r w:rsidRPr="004C7C8D">
        <w:rPr>
          <w:sz w:val="36"/>
          <w:szCs w:val="36"/>
        </w:rPr>
        <w:t>User Login Requirements:</w:t>
      </w:r>
      <w:r w:rsidR="00362560" w:rsidRPr="004C7C8D">
        <w:rPr>
          <w:b/>
          <w:noProof/>
          <w:sz w:val="28"/>
          <w:szCs w:val="28"/>
        </w:rPr>
        <w:t xml:space="preserve">       </w:t>
      </w:r>
    </w:p>
    <w:p w14:paraId="1829B7F2" w14:textId="77777777" w:rsidR="00DA77E7" w:rsidRPr="004C7C8D" w:rsidRDefault="00DA77E7" w:rsidP="00DA77E7">
      <w:pPr>
        <w:ind w:left="360"/>
        <w:rPr>
          <w:i/>
          <w:sz w:val="28"/>
          <w:szCs w:val="28"/>
        </w:rPr>
      </w:pPr>
      <w:r w:rsidRPr="004C7C8D">
        <w:rPr>
          <w:i/>
          <w:sz w:val="28"/>
          <w:szCs w:val="28"/>
        </w:rPr>
        <w:t>Assumptions</w:t>
      </w:r>
    </w:p>
    <w:p w14:paraId="138270AB" w14:textId="4331BDFC" w:rsidR="00DA77E7" w:rsidRPr="004C7C8D" w:rsidRDefault="00DA77E7" w:rsidP="00B76508">
      <w:pPr>
        <w:pStyle w:val="ListParagraph"/>
        <w:numPr>
          <w:ilvl w:val="0"/>
          <w:numId w:val="59"/>
        </w:numPr>
        <w:spacing w:after="0" w:line="240" w:lineRule="auto"/>
        <w:rPr>
          <w:rFonts w:eastAsia="Times New Roman" w:cs="Times New Roman"/>
          <w:color w:val="000000"/>
        </w:rPr>
      </w:pPr>
      <w:r w:rsidRPr="004C7C8D">
        <w:rPr>
          <w:rFonts w:eastAsia="Times New Roman" w:cs="Times New Roman"/>
          <w:color w:val="000000"/>
        </w:rPr>
        <w:t xml:space="preserve">A list </w:t>
      </w:r>
      <w:r w:rsidR="00856370" w:rsidRPr="004C7C8D">
        <w:rPr>
          <w:rFonts w:eastAsia="Times New Roman" w:cs="Times New Roman"/>
          <w:color w:val="000000"/>
        </w:rPr>
        <w:t xml:space="preserve">of </w:t>
      </w:r>
      <w:r w:rsidRPr="004C7C8D">
        <w:rPr>
          <w:rFonts w:eastAsia="Times New Roman" w:cs="Times New Roman"/>
          <w:color w:val="000000"/>
        </w:rPr>
        <w:t>Program Codes will be provided to Vibrent from Stay Strong Team</w:t>
      </w:r>
    </w:p>
    <w:p w14:paraId="0E291AFA" w14:textId="3B1B5038" w:rsidR="00DA77E7" w:rsidRPr="004C7C8D" w:rsidRDefault="00DA77E7" w:rsidP="00B76508">
      <w:pPr>
        <w:pStyle w:val="ListParagraph"/>
        <w:numPr>
          <w:ilvl w:val="0"/>
          <w:numId w:val="59"/>
        </w:numPr>
        <w:spacing w:after="0" w:line="240" w:lineRule="auto"/>
        <w:rPr>
          <w:rFonts w:eastAsia="Times New Roman" w:cs="Times New Roman"/>
          <w:color w:val="000000"/>
        </w:rPr>
      </w:pPr>
      <w:r w:rsidRPr="004C7C8D">
        <w:rPr>
          <w:rFonts w:eastAsia="Times New Roman" w:cs="Times New Roman"/>
          <w:color w:val="000000"/>
        </w:rPr>
        <w:t xml:space="preserve">Participants will </w:t>
      </w:r>
      <w:r w:rsidR="00856370" w:rsidRPr="004C7C8D">
        <w:rPr>
          <w:rFonts w:eastAsia="Times New Roman" w:cs="Times New Roman"/>
          <w:color w:val="000000"/>
        </w:rPr>
        <w:t xml:space="preserve">each </w:t>
      </w:r>
      <w:r w:rsidRPr="004C7C8D">
        <w:rPr>
          <w:rFonts w:eastAsia="Times New Roman" w:cs="Times New Roman"/>
          <w:color w:val="000000"/>
        </w:rPr>
        <w:t xml:space="preserve">receive </w:t>
      </w:r>
      <w:r w:rsidR="00856370" w:rsidRPr="004C7C8D">
        <w:rPr>
          <w:rFonts w:eastAsia="Times New Roman" w:cs="Times New Roman"/>
          <w:color w:val="000000"/>
        </w:rPr>
        <w:t xml:space="preserve">one of </w:t>
      </w:r>
      <w:r w:rsidRPr="004C7C8D">
        <w:rPr>
          <w:rFonts w:eastAsia="Times New Roman" w:cs="Times New Roman"/>
          <w:color w:val="000000"/>
        </w:rPr>
        <w:t>these same Program Codes in the</w:t>
      </w:r>
      <w:r w:rsidR="00856370" w:rsidRPr="004C7C8D">
        <w:rPr>
          <w:rFonts w:eastAsia="Times New Roman" w:cs="Times New Roman"/>
          <w:color w:val="000000"/>
        </w:rPr>
        <w:t>ir</w:t>
      </w:r>
      <w:r w:rsidRPr="004C7C8D">
        <w:rPr>
          <w:rFonts w:eastAsia="Times New Roman" w:cs="Times New Roman"/>
          <w:color w:val="000000"/>
        </w:rPr>
        <w:t xml:space="preserve"> recruitment letter</w:t>
      </w:r>
    </w:p>
    <w:p w14:paraId="59FCADE7" w14:textId="77777777" w:rsidR="00DA77E7" w:rsidRPr="004C7C8D" w:rsidRDefault="00DA77E7" w:rsidP="00B76508">
      <w:pPr>
        <w:pStyle w:val="ListParagraph"/>
        <w:numPr>
          <w:ilvl w:val="0"/>
          <w:numId w:val="59"/>
        </w:numPr>
        <w:spacing w:after="0" w:line="240" w:lineRule="auto"/>
        <w:rPr>
          <w:rFonts w:eastAsia="Times New Roman" w:cs="Times New Roman"/>
          <w:color w:val="000000"/>
        </w:rPr>
      </w:pPr>
      <w:r w:rsidRPr="004C7C8D">
        <w:rPr>
          <w:rFonts w:eastAsia="Times New Roman" w:cs="Times New Roman"/>
          <w:color w:val="000000"/>
        </w:rPr>
        <w:t>There is no password reset. If participants don't know the Program Code they will be directed to call an Admin to get this code.</w:t>
      </w:r>
    </w:p>
    <w:p w14:paraId="4DA862E4" w14:textId="77777777" w:rsidR="00410CF8" w:rsidRPr="004C7C8D" w:rsidRDefault="00DA77E7" w:rsidP="00B76508">
      <w:pPr>
        <w:pStyle w:val="ListParagraph"/>
        <w:numPr>
          <w:ilvl w:val="0"/>
          <w:numId w:val="59"/>
        </w:numPr>
        <w:spacing w:after="0" w:line="240" w:lineRule="auto"/>
        <w:rPr>
          <w:rFonts w:eastAsia="Times New Roman" w:cs="Times New Roman"/>
          <w:color w:val="000000"/>
        </w:rPr>
      </w:pPr>
      <w:r w:rsidRPr="004C7C8D">
        <w:rPr>
          <w:rFonts w:eastAsia="Times New Roman" w:cs="Times New Roman"/>
          <w:color w:val="000000"/>
        </w:rPr>
        <w:t>The mapping of users and codes will not be maintained within Vibrent or in the Admin Portal</w:t>
      </w:r>
    </w:p>
    <w:p w14:paraId="4FE694DA" w14:textId="77777777" w:rsidR="00410CF8" w:rsidRPr="004C7C8D" w:rsidRDefault="00410CF8" w:rsidP="00AF7A05">
      <w:pPr>
        <w:pStyle w:val="ListParagraph"/>
        <w:rPr>
          <w:b/>
          <w:sz w:val="28"/>
          <w:szCs w:val="28"/>
        </w:rPr>
      </w:pPr>
    </w:p>
    <w:tbl>
      <w:tblPr>
        <w:tblStyle w:val="TableGrid"/>
        <w:tblW w:w="10170" w:type="dxa"/>
        <w:tblInd w:w="-5" w:type="dxa"/>
        <w:tblLook w:val="04A0" w:firstRow="1" w:lastRow="0" w:firstColumn="1" w:lastColumn="0" w:noHBand="0" w:noVBand="1"/>
      </w:tblPr>
      <w:tblGrid>
        <w:gridCol w:w="785"/>
        <w:gridCol w:w="1653"/>
        <w:gridCol w:w="1924"/>
        <w:gridCol w:w="5808"/>
      </w:tblGrid>
      <w:tr w:rsidR="00410CF8" w:rsidRPr="004C7C8D" w14:paraId="69483091" w14:textId="77777777" w:rsidTr="005B1C79">
        <w:tc>
          <w:tcPr>
            <w:tcW w:w="785" w:type="dxa"/>
          </w:tcPr>
          <w:p w14:paraId="5BE948BC" w14:textId="77777777" w:rsidR="00410CF8" w:rsidRPr="004C7C8D" w:rsidRDefault="00410CF8" w:rsidP="005B1C79">
            <w:pPr>
              <w:pStyle w:val="ListParagraph"/>
              <w:ind w:left="0"/>
              <w:rPr>
                <w:b/>
              </w:rPr>
            </w:pPr>
            <w:r w:rsidRPr="004C7C8D">
              <w:rPr>
                <w:b/>
              </w:rPr>
              <w:t>Req No.</w:t>
            </w:r>
          </w:p>
        </w:tc>
        <w:tc>
          <w:tcPr>
            <w:tcW w:w="1653" w:type="dxa"/>
          </w:tcPr>
          <w:p w14:paraId="1F983076" w14:textId="77777777" w:rsidR="00410CF8" w:rsidRPr="004C7C8D" w:rsidRDefault="00410CF8" w:rsidP="005B1C79">
            <w:pPr>
              <w:pStyle w:val="ListParagraph"/>
              <w:ind w:left="0"/>
              <w:rPr>
                <w:b/>
              </w:rPr>
            </w:pPr>
            <w:r w:rsidRPr="004C7C8D">
              <w:rPr>
                <w:b/>
              </w:rPr>
              <w:t>Requirement</w:t>
            </w:r>
          </w:p>
        </w:tc>
        <w:tc>
          <w:tcPr>
            <w:tcW w:w="1924" w:type="dxa"/>
          </w:tcPr>
          <w:p w14:paraId="2C87E261" w14:textId="77777777" w:rsidR="00410CF8" w:rsidRPr="004C7C8D" w:rsidRDefault="00410CF8" w:rsidP="005B1C79">
            <w:pPr>
              <w:pStyle w:val="ListParagraph"/>
              <w:ind w:left="0"/>
              <w:rPr>
                <w:b/>
              </w:rPr>
            </w:pPr>
            <w:r w:rsidRPr="004C7C8D">
              <w:rPr>
                <w:b/>
              </w:rPr>
              <w:t>Details</w:t>
            </w:r>
          </w:p>
        </w:tc>
        <w:tc>
          <w:tcPr>
            <w:tcW w:w="5808" w:type="dxa"/>
          </w:tcPr>
          <w:p w14:paraId="74046FF6" w14:textId="77777777" w:rsidR="00410CF8" w:rsidRPr="004C7C8D" w:rsidRDefault="00410CF8" w:rsidP="005B1C79">
            <w:pPr>
              <w:pStyle w:val="ListParagraph"/>
              <w:ind w:left="0"/>
              <w:rPr>
                <w:b/>
              </w:rPr>
            </w:pPr>
            <w:r w:rsidRPr="004C7C8D">
              <w:rPr>
                <w:b/>
              </w:rPr>
              <w:t>Acceptance Criteria</w:t>
            </w:r>
          </w:p>
        </w:tc>
      </w:tr>
      <w:tr w:rsidR="00410CF8" w:rsidRPr="004C7C8D" w14:paraId="69EDF7AF" w14:textId="77777777" w:rsidTr="005B1C79">
        <w:tc>
          <w:tcPr>
            <w:tcW w:w="785" w:type="dxa"/>
          </w:tcPr>
          <w:p w14:paraId="117C22CA" w14:textId="77777777" w:rsidR="00410CF8" w:rsidRPr="004C7C8D" w:rsidRDefault="00410CF8" w:rsidP="00B76508">
            <w:pPr>
              <w:pStyle w:val="ListParagraph"/>
              <w:numPr>
                <w:ilvl w:val="0"/>
                <w:numId w:val="22"/>
              </w:numPr>
            </w:pPr>
          </w:p>
        </w:tc>
        <w:tc>
          <w:tcPr>
            <w:tcW w:w="1653" w:type="dxa"/>
          </w:tcPr>
          <w:p w14:paraId="624F5960" w14:textId="77777777" w:rsidR="00410CF8" w:rsidRPr="004C7C8D" w:rsidRDefault="00972C60" w:rsidP="005B1C79">
            <w:pPr>
              <w:pStyle w:val="ListParagraph"/>
              <w:ind w:left="0"/>
              <w:rPr>
                <w:color w:val="0070C0"/>
                <w:sz w:val="24"/>
                <w:szCs w:val="24"/>
              </w:rPr>
            </w:pPr>
            <w:r w:rsidRPr="004C7C8D">
              <w:t>Sign Up</w:t>
            </w:r>
            <w:r w:rsidR="00410CF8" w:rsidRPr="004C7C8D">
              <w:t xml:space="preserve"> Screen</w:t>
            </w:r>
          </w:p>
        </w:tc>
        <w:tc>
          <w:tcPr>
            <w:tcW w:w="1924" w:type="dxa"/>
          </w:tcPr>
          <w:p w14:paraId="1924A858" w14:textId="77777777" w:rsidR="00410CF8" w:rsidRPr="004C7C8D" w:rsidRDefault="00166C46" w:rsidP="005B1C79">
            <w:pPr>
              <w:pStyle w:val="ListParagraph"/>
              <w:ind w:left="0"/>
            </w:pPr>
            <w:r w:rsidRPr="004C7C8D">
              <w:t>Participants should</w:t>
            </w:r>
            <w:r w:rsidR="00410CF8" w:rsidRPr="004C7C8D">
              <w:t xml:space="preserve"> download the app and enter the Program Code provided to them in their recruitment letter</w:t>
            </w:r>
          </w:p>
        </w:tc>
        <w:tc>
          <w:tcPr>
            <w:tcW w:w="5808" w:type="dxa"/>
          </w:tcPr>
          <w:p w14:paraId="2E5B0419" w14:textId="77777777" w:rsidR="00410CF8" w:rsidRPr="004C7C8D" w:rsidRDefault="00410CF8" w:rsidP="00B76508">
            <w:pPr>
              <w:pStyle w:val="ListParagraph"/>
              <w:numPr>
                <w:ilvl w:val="0"/>
                <w:numId w:val="23"/>
              </w:numPr>
              <w:jc w:val="both"/>
            </w:pPr>
            <w:r w:rsidRPr="004C7C8D">
              <w:t>Once the participant downloads and launches the app, they will be taken to the Log in screen.</w:t>
            </w:r>
          </w:p>
          <w:p w14:paraId="74B8FB89" w14:textId="77777777" w:rsidR="00410CF8" w:rsidRPr="004C7C8D" w:rsidRDefault="00410CF8" w:rsidP="00B76508">
            <w:pPr>
              <w:pStyle w:val="ListParagraph"/>
              <w:numPr>
                <w:ilvl w:val="0"/>
                <w:numId w:val="23"/>
              </w:numPr>
              <w:jc w:val="both"/>
            </w:pPr>
            <w:r w:rsidRPr="004C7C8D">
              <w:t xml:space="preserve">Participants </w:t>
            </w:r>
            <w:r w:rsidR="00166C46" w:rsidRPr="004C7C8D">
              <w:t>click on Sign Up and be taken to the Registration screen</w:t>
            </w:r>
            <w:r w:rsidRPr="004C7C8D">
              <w:t>.</w:t>
            </w:r>
          </w:p>
          <w:p w14:paraId="7796A968" w14:textId="77777777" w:rsidR="00103BCE" w:rsidRPr="004C7C8D" w:rsidRDefault="00103BCE" w:rsidP="00166C46">
            <w:pPr>
              <w:jc w:val="both"/>
            </w:pPr>
            <w:r w:rsidRPr="004C7C8D">
              <w:t xml:space="preserve"> </w:t>
            </w:r>
          </w:p>
        </w:tc>
      </w:tr>
      <w:tr w:rsidR="005109AB" w:rsidRPr="004C7C8D" w14:paraId="6C98DFD1" w14:textId="77777777" w:rsidTr="005B1C79">
        <w:tc>
          <w:tcPr>
            <w:tcW w:w="785" w:type="dxa"/>
          </w:tcPr>
          <w:p w14:paraId="6943ECFB" w14:textId="77777777" w:rsidR="005109AB" w:rsidRPr="004C7C8D" w:rsidRDefault="005109AB" w:rsidP="00B76508">
            <w:pPr>
              <w:pStyle w:val="ListParagraph"/>
              <w:numPr>
                <w:ilvl w:val="0"/>
                <w:numId w:val="22"/>
              </w:numPr>
            </w:pPr>
          </w:p>
        </w:tc>
        <w:tc>
          <w:tcPr>
            <w:tcW w:w="1653" w:type="dxa"/>
          </w:tcPr>
          <w:p w14:paraId="6DE7556A" w14:textId="77777777" w:rsidR="005109AB" w:rsidRPr="004C7C8D" w:rsidRDefault="005109AB" w:rsidP="005B1C79">
            <w:pPr>
              <w:pStyle w:val="ListParagraph"/>
              <w:ind w:left="0"/>
            </w:pPr>
            <w:r w:rsidRPr="004C7C8D">
              <w:t>Forgot info?</w:t>
            </w:r>
          </w:p>
        </w:tc>
        <w:tc>
          <w:tcPr>
            <w:tcW w:w="1924" w:type="dxa"/>
          </w:tcPr>
          <w:p w14:paraId="5EC4A37D" w14:textId="77777777" w:rsidR="005109AB" w:rsidRPr="004C7C8D" w:rsidRDefault="005109AB" w:rsidP="005B1C79">
            <w:pPr>
              <w:pStyle w:val="ListParagraph"/>
              <w:ind w:left="0"/>
            </w:pPr>
            <w:r w:rsidRPr="004C7C8D">
              <w:t>Participants should be able to get help with credentials if they don't have their Program Code</w:t>
            </w:r>
          </w:p>
        </w:tc>
        <w:tc>
          <w:tcPr>
            <w:tcW w:w="5808" w:type="dxa"/>
          </w:tcPr>
          <w:p w14:paraId="38C0E67A" w14:textId="77777777" w:rsidR="005109AB" w:rsidRPr="004C7C8D" w:rsidRDefault="005109AB" w:rsidP="00B76508">
            <w:pPr>
              <w:pStyle w:val="ListParagraph"/>
              <w:numPr>
                <w:ilvl w:val="0"/>
                <w:numId w:val="24"/>
              </w:numPr>
              <w:jc w:val="both"/>
            </w:pPr>
            <w:r w:rsidRPr="004C7C8D">
              <w:t>Participants will have the option to select on "forget info?" to get more information</w:t>
            </w:r>
          </w:p>
          <w:p w14:paraId="5B5697A8" w14:textId="050F128C" w:rsidR="005109AB" w:rsidRPr="004C7C8D" w:rsidRDefault="005109AB" w:rsidP="00B76508">
            <w:pPr>
              <w:pStyle w:val="ListParagraph"/>
              <w:numPr>
                <w:ilvl w:val="0"/>
                <w:numId w:val="24"/>
              </w:numPr>
              <w:jc w:val="both"/>
              <w:rPr>
                <w:b/>
              </w:rPr>
            </w:pPr>
            <w:r w:rsidRPr="004C7C8D">
              <w:t>When participants click on "forgot info" they will be provided with a phone number they can call to get their program code</w:t>
            </w:r>
            <w:r w:rsidR="00B84AAA" w:rsidRPr="004C7C8D">
              <w:t>. See text below.</w:t>
            </w:r>
          </w:p>
          <w:p w14:paraId="2404F0DC" w14:textId="77777777" w:rsidR="005109AB" w:rsidRPr="004C7C8D" w:rsidRDefault="005109AB" w:rsidP="00B76508">
            <w:pPr>
              <w:pStyle w:val="ListParagraph"/>
              <w:numPr>
                <w:ilvl w:val="0"/>
                <w:numId w:val="24"/>
              </w:numPr>
              <w:jc w:val="both"/>
            </w:pPr>
            <w:r w:rsidRPr="004C7C8D">
              <w:t>This information will be presented to them as a message on the same screen</w:t>
            </w:r>
          </w:p>
        </w:tc>
      </w:tr>
      <w:tr w:rsidR="00410CF8" w:rsidRPr="004C7C8D" w14:paraId="442BF142" w14:textId="77777777" w:rsidTr="005B1C79">
        <w:tc>
          <w:tcPr>
            <w:tcW w:w="785" w:type="dxa"/>
          </w:tcPr>
          <w:p w14:paraId="3FCF4219" w14:textId="77777777" w:rsidR="00410CF8" w:rsidRPr="004C7C8D" w:rsidRDefault="00410CF8" w:rsidP="00B76508">
            <w:pPr>
              <w:pStyle w:val="ListParagraph"/>
              <w:numPr>
                <w:ilvl w:val="0"/>
                <w:numId w:val="22"/>
              </w:numPr>
            </w:pPr>
          </w:p>
        </w:tc>
        <w:tc>
          <w:tcPr>
            <w:tcW w:w="1653" w:type="dxa"/>
          </w:tcPr>
          <w:p w14:paraId="0D278596" w14:textId="77777777" w:rsidR="00410CF8" w:rsidRPr="004C7C8D" w:rsidRDefault="00103BCE" w:rsidP="005B1C79">
            <w:pPr>
              <w:pStyle w:val="ListParagraph"/>
              <w:ind w:left="0"/>
            </w:pPr>
            <w:r w:rsidRPr="004C7C8D">
              <w:t>Registration Screen</w:t>
            </w:r>
          </w:p>
        </w:tc>
        <w:tc>
          <w:tcPr>
            <w:tcW w:w="1924" w:type="dxa"/>
          </w:tcPr>
          <w:p w14:paraId="403C906D" w14:textId="77777777" w:rsidR="00410CF8" w:rsidRPr="004C7C8D" w:rsidRDefault="00103BCE" w:rsidP="005B1C79">
            <w:pPr>
              <w:pStyle w:val="ListParagraph"/>
              <w:ind w:left="0"/>
            </w:pPr>
            <w:r w:rsidRPr="004C7C8D">
              <w:t>Participants should enter their information to register for the Program</w:t>
            </w:r>
          </w:p>
        </w:tc>
        <w:tc>
          <w:tcPr>
            <w:tcW w:w="5808" w:type="dxa"/>
          </w:tcPr>
          <w:p w14:paraId="6E7D83A1" w14:textId="77777777" w:rsidR="005109AB" w:rsidRPr="004C7C8D" w:rsidRDefault="005109AB" w:rsidP="00B76508">
            <w:pPr>
              <w:pStyle w:val="ListParagraph"/>
              <w:numPr>
                <w:ilvl w:val="0"/>
                <w:numId w:val="60"/>
              </w:numPr>
              <w:jc w:val="both"/>
            </w:pPr>
            <w:r w:rsidRPr="004C7C8D">
              <w:t>Participant will enter the following required fields:</w:t>
            </w:r>
          </w:p>
          <w:p w14:paraId="602FB61E" w14:textId="39063041" w:rsidR="005109AB" w:rsidRPr="004C7C8D" w:rsidRDefault="005109AB" w:rsidP="00B76508">
            <w:pPr>
              <w:pStyle w:val="ListParagraph"/>
              <w:numPr>
                <w:ilvl w:val="1"/>
                <w:numId w:val="60"/>
              </w:numPr>
              <w:jc w:val="both"/>
            </w:pPr>
            <w:r w:rsidRPr="004C7C8D">
              <w:t>Username</w:t>
            </w:r>
            <w:r w:rsidR="001D4965" w:rsidRPr="004C7C8D">
              <w:t xml:space="preserve"> (VA Team will prompt users to enter nickname – not their real name)</w:t>
            </w:r>
          </w:p>
          <w:p w14:paraId="216A75D7" w14:textId="77777777" w:rsidR="005109AB" w:rsidRPr="004C7C8D" w:rsidRDefault="005109AB" w:rsidP="00B76508">
            <w:pPr>
              <w:pStyle w:val="ListParagraph"/>
              <w:numPr>
                <w:ilvl w:val="1"/>
                <w:numId w:val="60"/>
              </w:numPr>
              <w:jc w:val="both"/>
            </w:pPr>
            <w:r w:rsidRPr="004C7C8D">
              <w:t>Program Code</w:t>
            </w:r>
          </w:p>
          <w:p w14:paraId="0C3783E3" w14:textId="77777777" w:rsidR="005109AB" w:rsidRPr="004C7C8D" w:rsidRDefault="005109AB" w:rsidP="00B76508">
            <w:pPr>
              <w:pStyle w:val="ListParagraph"/>
              <w:numPr>
                <w:ilvl w:val="1"/>
                <w:numId w:val="60"/>
              </w:numPr>
              <w:jc w:val="both"/>
            </w:pPr>
            <w:r w:rsidRPr="004C7C8D">
              <w:t>Re enter Program Code</w:t>
            </w:r>
          </w:p>
          <w:p w14:paraId="48CB5995" w14:textId="77777777" w:rsidR="005109AB" w:rsidRPr="004C7C8D" w:rsidRDefault="005109AB" w:rsidP="00B76508">
            <w:pPr>
              <w:pStyle w:val="ListParagraph"/>
              <w:numPr>
                <w:ilvl w:val="0"/>
                <w:numId w:val="60"/>
              </w:numPr>
              <w:jc w:val="both"/>
            </w:pPr>
            <w:r w:rsidRPr="004C7C8D">
              <w:t>Next to the Program Code, participant will see an information icon.</w:t>
            </w:r>
          </w:p>
          <w:p w14:paraId="3C3872DC" w14:textId="4EF4503C" w:rsidR="005109AB" w:rsidRPr="004C7C8D" w:rsidRDefault="005109AB" w:rsidP="00B76508">
            <w:pPr>
              <w:pStyle w:val="ListParagraph"/>
              <w:numPr>
                <w:ilvl w:val="0"/>
                <w:numId w:val="60"/>
              </w:numPr>
              <w:jc w:val="both"/>
              <w:rPr>
                <w:b/>
              </w:rPr>
            </w:pPr>
            <w:r w:rsidRPr="004C7C8D">
              <w:t>When a participant clicks on the icon, they will see a message on the screen explaining to them what the Program code means.</w:t>
            </w:r>
            <w:r w:rsidR="00B84AAA" w:rsidRPr="004C7C8D">
              <w:t xml:space="preserve"> See text below.</w:t>
            </w:r>
            <w:r w:rsidRPr="004C7C8D">
              <w:t xml:space="preserve"> </w:t>
            </w:r>
          </w:p>
          <w:p w14:paraId="5C9B3192" w14:textId="19524F25" w:rsidR="005109AB" w:rsidRPr="004C7C8D" w:rsidRDefault="005109AB" w:rsidP="00B76508">
            <w:pPr>
              <w:pStyle w:val="ListParagraph"/>
              <w:numPr>
                <w:ilvl w:val="0"/>
                <w:numId w:val="60"/>
              </w:numPr>
              <w:jc w:val="both"/>
            </w:pPr>
            <w:r w:rsidRPr="004C7C8D">
              <w:t>If the program code is not valid (i.e., if it does not match an entry in Vibrent system), they will receive an error message “</w:t>
            </w:r>
            <w:r w:rsidRPr="00492FFC">
              <w:t xml:space="preserve">Program code invalid, please re enter. If you do not know your Program Code, please call </w:t>
            </w:r>
            <w:r w:rsidR="008761A7" w:rsidRPr="004C7C8D">
              <w:t>800</w:t>
            </w:r>
            <w:r w:rsidRPr="004C7C8D">
              <w:t>-</w:t>
            </w:r>
            <w:r w:rsidR="008761A7" w:rsidRPr="004C7C8D">
              <w:t>753-3357753-3357</w:t>
            </w:r>
            <w:r w:rsidRPr="004C7C8D">
              <w:t xml:space="preserve">.” </w:t>
            </w:r>
          </w:p>
          <w:p w14:paraId="48C98B1A" w14:textId="77777777" w:rsidR="005109AB" w:rsidRPr="004C7C8D" w:rsidRDefault="005109AB" w:rsidP="00B76508">
            <w:pPr>
              <w:pStyle w:val="ListParagraph"/>
              <w:numPr>
                <w:ilvl w:val="0"/>
                <w:numId w:val="60"/>
              </w:numPr>
              <w:jc w:val="both"/>
            </w:pPr>
            <w:r w:rsidRPr="004C7C8D">
              <w:t>Participant will be required to check on the Terms of Service and Privacy Policy radio button</w:t>
            </w:r>
          </w:p>
          <w:p w14:paraId="76EA2ED9" w14:textId="77777777" w:rsidR="005109AB" w:rsidRPr="004C7C8D" w:rsidRDefault="005109AB" w:rsidP="00B76508">
            <w:pPr>
              <w:pStyle w:val="ListParagraph"/>
              <w:numPr>
                <w:ilvl w:val="0"/>
                <w:numId w:val="60"/>
              </w:numPr>
              <w:jc w:val="both"/>
            </w:pPr>
            <w:r w:rsidRPr="004C7C8D">
              <w:t>If a participant does not select this radio button and click on Next, they will receive a message "Please agree to the Terms of Service and Privacy Policy"</w:t>
            </w:r>
          </w:p>
          <w:p w14:paraId="111422D6" w14:textId="4FA209F9" w:rsidR="005109AB" w:rsidRPr="004C7C8D" w:rsidRDefault="005109AB" w:rsidP="00B76508">
            <w:pPr>
              <w:pStyle w:val="ListParagraph"/>
              <w:numPr>
                <w:ilvl w:val="0"/>
                <w:numId w:val="60"/>
              </w:numPr>
              <w:jc w:val="both"/>
            </w:pPr>
            <w:r w:rsidRPr="004C7C8D">
              <w:t>Participants will be able to click on the Terms of Service and Priva</w:t>
            </w:r>
            <w:r w:rsidR="001D4965" w:rsidRPr="004C7C8D">
              <w:t>c</w:t>
            </w:r>
            <w:r w:rsidRPr="004C7C8D">
              <w:t>y Policy hyperlinks and be directed to Vibrent Terms of Service and Privacy Policy screen (we should use the existing one from Acadia)</w:t>
            </w:r>
            <w:r w:rsidR="001D4965" w:rsidRPr="004C7C8D">
              <w:t xml:space="preserve"> </w:t>
            </w:r>
            <w:r w:rsidR="001D4965" w:rsidRPr="004C7C8D">
              <w:rPr>
                <w:i/>
              </w:rPr>
              <w:t>Please provide copy to VA Team.</w:t>
            </w:r>
          </w:p>
          <w:p w14:paraId="4C8923B7" w14:textId="77777777" w:rsidR="00002330" w:rsidRPr="004C7C8D" w:rsidRDefault="005109AB" w:rsidP="00B76508">
            <w:pPr>
              <w:pStyle w:val="ListParagraph"/>
              <w:numPr>
                <w:ilvl w:val="0"/>
                <w:numId w:val="60"/>
              </w:numPr>
              <w:jc w:val="both"/>
            </w:pPr>
            <w:r w:rsidRPr="004C7C8D">
              <w:t>If the Program code is valid, they will be taken to the Welcome screen</w:t>
            </w:r>
          </w:p>
        </w:tc>
      </w:tr>
      <w:tr w:rsidR="00103BCE" w:rsidRPr="004C7C8D" w14:paraId="1D7E8C63" w14:textId="77777777" w:rsidTr="005B1C79">
        <w:tc>
          <w:tcPr>
            <w:tcW w:w="785" w:type="dxa"/>
          </w:tcPr>
          <w:p w14:paraId="64D33948" w14:textId="77777777" w:rsidR="00103BCE" w:rsidRPr="004C7C8D" w:rsidRDefault="00103BCE" w:rsidP="00B76508">
            <w:pPr>
              <w:pStyle w:val="ListParagraph"/>
              <w:numPr>
                <w:ilvl w:val="0"/>
                <w:numId w:val="22"/>
              </w:numPr>
            </w:pPr>
          </w:p>
        </w:tc>
        <w:tc>
          <w:tcPr>
            <w:tcW w:w="1653" w:type="dxa"/>
          </w:tcPr>
          <w:p w14:paraId="164963DD" w14:textId="77777777" w:rsidR="00103BCE" w:rsidRPr="004C7C8D" w:rsidRDefault="00103BCE" w:rsidP="005B1C79">
            <w:pPr>
              <w:pStyle w:val="ListParagraph"/>
              <w:ind w:left="0"/>
            </w:pPr>
            <w:r w:rsidRPr="004C7C8D">
              <w:t>Welcome wall message</w:t>
            </w:r>
          </w:p>
        </w:tc>
        <w:tc>
          <w:tcPr>
            <w:tcW w:w="1924" w:type="dxa"/>
          </w:tcPr>
          <w:p w14:paraId="1888CD8F" w14:textId="77777777" w:rsidR="00103BCE" w:rsidRPr="004C7C8D" w:rsidRDefault="00103BCE" w:rsidP="005B1C79">
            <w:pPr>
              <w:pStyle w:val="ListParagraph"/>
              <w:ind w:left="0"/>
            </w:pPr>
            <w:r w:rsidRPr="004C7C8D">
              <w:t>Participants should see a welcome wall message</w:t>
            </w:r>
          </w:p>
        </w:tc>
        <w:tc>
          <w:tcPr>
            <w:tcW w:w="5808" w:type="dxa"/>
          </w:tcPr>
          <w:p w14:paraId="5342AA3C" w14:textId="77777777" w:rsidR="00103BCE" w:rsidRPr="004C7C8D" w:rsidRDefault="00103BCE" w:rsidP="00B76508">
            <w:pPr>
              <w:pStyle w:val="ListParagraph"/>
              <w:numPr>
                <w:ilvl w:val="0"/>
                <w:numId w:val="25"/>
              </w:numPr>
              <w:jc w:val="both"/>
            </w:pPr>
            <w:r w:rsidRPr="004C7C8D">
              <w:t>Participants will be taken to their wall with a welcome message after they have successfully registered.</w:t>
            </w:r>
          </w:p>
          <w:p w14:paraId="3F899DFB" w14:textId="77777777" w:rsidR="00362560" w:rsidRPr="004C7C8D" w:rsidRDefault="00362560" w:rsidP="00B76508">
            <w:pPr>
              <w:pStyle w:val="ListParagraph"/>
              <w:numPr>
                <w:ilvl w:val="0"/>
                <w:numId w:val="25"/>
              </w:numPr>
              <w:jc w:val="both"/>
            </w:pPr>
            <w:r w:rsidRPr="004C7C8D">
              <w:t>Participant should be able to click on the Hamburger menu to view their menu options.</w:t>
            </w:r>
          </w:p>
        </w:tc>
      </w:tr>
      <w:tr w:rsidR="005109AB" w:rsidRPr="004C7C8D" w14:paraId="28EFDC15" w14:textId="77777777" w:rsidTr="005B1C79">
        <w:tc>
          <w:tcPr>
            <w:tcW w:w="785" w:type="dxa"/>
          </w:tcPr>
          <w:p w14:paraId="1ADC8284" w14:textId="77777777" w:rsidR="005109AB" w:rsidRPr="004C7C8D" w:rsidRDefault="005109AB" w:rsidP="00B76508">
            <w:pPr>
              <w:pStyle w:val="ListParagraph"/>
              <w:numPr>
                <w:ilvl w:val="0"/>
                <w:numId w:val="22"/>
              </w:numPr>
            </w:pPr>
          </w:p>
        </w:tc>
        <w:tc>
          <w:tcPr>
            <w:tcW w:w="1653" w:type="dxa"/>
          </w:tcPr>
          <w:p w14:paraId="1887BF8C" w14:textId="77777777" w:rsidR="005109AB" w:rsidRPr="004C7C8D" w:rsidRDefault="005109AB" w:rsidP="005B1C79">
            <w:pPr>
              <w:pStyle w:val="ListParagraph"/>
              <w:ind w:left="0"/>
            </w:pPr>
            <w:r w:rsidRPr="004C7C8D">
              <w:t>Keep me logged in</w:t>
            </w:r>
          </w:p>
        </w:tc>
        <w:tc>
          <w:tcPr>
            <w:tcW w:w="1924" w:type="dxa"/>
          </w:tcPr>
          <w:p w14:paraId="2ACC1D2D" w14:textId="77777777" w:rsidR="005109AB" w:rsidRPr="004C7C8D" w:rsidRDefault="005109AB" w:rsidP="005B1C79">
            <w:pPr>
              <w:pStyle w:val="ListParagraph"/>
              <w:ind w:left="0"/>
            </w:pPr>
            <w:r w:rsidRPr="004C7C8D">
              <w:t>Returning participants will be able to log in using re saved their program code</w:t>
            </w:r>
          </w:p>
        </w:tc>
        <w:tc>
          <w:tcPr>
            <w:tcW w:w="5808" w:type="dxa"/>
          </w:tcPr>
          <w:p w14:paraId="73880D7A" w14:textId="77777777" w:rsidR="005109AB" w:rsidRPr="004C7C8D" w:rsidRDefault="005109AB" w:rsidP="00B76508">
            <w:pPr>
              <w:pStyle w:val="ListParagraph"/>
              <w:numPr>
                <w:ilvl w:val="0"/>
                <w:numId w:val="26"/>
              </w:numPr>
              <w:jc w:val="both"/>
            </w:pPr>
            <w:r w:rsidRPr="004C7C8D">
              <w:t>Participants will enter just their Program Code to log into the app.</w:t>
            </w:r>
          </w:p>
          <w:p w14:paraId="457A021F" w14:textId="77777777" w:rsidR="005109AB" w:rsidRPr="004C7C8D" w:rsidRDefault="005109AB" w:rsidP="00B76508">
            <w:pPr>
              <w:pStyle w:val="ListParagraph"/>
              <w:numPr>
                <w:ilvl w:val="0"/>
                <w:numId w:val="26"/>
              </w:numPr>
              <w:jc w:val="both"/>
            </w:pPr>
            <w:r w:rsidRPr="004C7C8D">
              <w:t>Participants will have the option to select on “Keep me logged in” on the Login Screen and remain logged in.</w:t>
            </w:r>
          </w:p>
          <w:p w14:paraId="74B04264" w14:textId="6C71B523" w:rsidR="005109AB" w:rsidRPr="004C7C8D" w:rsidRDefault="005109AB" w:rsidP="00B76508">
            <w:pPr>
              <w:pStyle w:val="ListParagraph"/>
              <w:numPr>
                <w:ilvl w:val="0"/>
                <w:numId w:val="26"/>
              </w:numPr>
              <w:jc w:val="both"/>
            </w:pPr>
            <w:r w:rsidRPr="004C7C8D">
              <w:t xml:space="preserve">When Participant returns to the app </w:t>
            </w:r>
            <w:r w:rsidR="00AC5E8E">
              <w:t>they will be taken directly into the App</w:t>
            </w:r>
            <w:r>
              <w:t xml:space="preserve"> </w:t>
            </w:r>
          </w:p>
        </w:tc>
      </w:tr>
      <w:tr w:rsidR="00362560" w:rsidRPr="004C7C8D" w14:paraId="2F02C84B" w14:textId="77777777" w:rsidTr="005B1C79">
        <w:tc>
          <w:tcPr>
            <w:tcW w:w="785" w:type="dxa"/>
          </w:tcPr>
          <w:p w14:paraId="14DADEE2" w14:textId="77777777" w:rsidR="00362560" w:rsidRPr="004C7C8D" w:rsidRDefault="00362560" w:rsidP="00B76508">
            <w:pPr>
              <w:pStyle w:val="ListParagraph"/>
              <w:numPr>
                <w:ilvl w:val="0"/>
                <w:numId w:val="22"/>
              </w:numPr>
            </w:pPr>
          </w:p>
        </w:tc>
        <w:tc>
          <w:tcPr>
            <w:tcW w:w="1653" w:type="dxa"/>
          </w:tcPr>
          <w:p w14:paraId="2BA541FE" w14:textId="77777777" w:rsidR="00362560" w:rsidRPr="004C7C8D" w:rsidRDefault="00362560" w:rsidP="005B1C79">
            <w:pPr>
              <w:pStyle w:val="ListParagraph"/>
              <w:ind w:left="0"/>
            </w:pPr>
            <w:r w:rsidRPr="004C7C8D">
              <w:t>Hamburger Menu</w:t>
            </w:r>
          </w:p>
        </w:tc>
        <w:tc>
          <w:tcPr>
            <w:tcW w:w="1924" w:type="dxa"/>
          </w:tcPr>
          <w:p w14:paraId="7DE18875" w14:textId="77777777" w:rsidR="00362560" w:rsidRPr="004C7C8D" w:rsidRDefault="00362560" w:rsidP="005B1C79">
            <w:pPr>
              <w:pStyle w:val="ListParagraph"/>
              <w:ind w:left="0"/>
            </w:pPr>
            <w:r w:rsidRPr="004C7C8D">
              <w:t>Participants should be able to navigate within the app using the hamburger menu</w:t>
            </w:r>
          </w:p>
        </w:tc>
        <w:tc>
          <w:tcPr>
            <w:tcW w:w="5808" w:type="dxa"/>
          </w:tcPr>
          <w:p w14:paraId="503CF2E1" w14:textId="77777777" w:rsidR="00362560" w:rsidRPr="004C7C8D" w:rsidRDefault="00362560" w:rsidP="00B76508">
            <w:pPr>
              <w:pStyle w:val="ListParagraph"/>
              <w:numPr>
                <w:ilvl w:val="0"/>
                <w:numId w:val="61"/>
              </w:numPr>
              <w:jc w:val="both"/>
            </w:pPr>
            <w:r w:rsidRPr="004C7C8D">
              <w:t>When a participant clicks on the Hamburger menu, they will see the following menu options:</w:t>
            </w:r>
          </w:p>
          <w:p w14:paraId="4D3E7DAD" w14:textId="77777777" w:rsidR="00362560" w:rsidRPr="004C7C8D" w:rsidRDefault="00DF5381" w:rsidP="00B76508">
            <w:pPr>
              <w:pStyle w:val="ListParagraph"/>
              <w:numPr>
                <w:ilvl w:val="1"/>
                <w:numId w:val="61"/>
              </w:numPr>
              <w:jc w:val="both"/>
            </w:pPr>
            <w:r w:rsidRPr="004C7C8D">
              <w:t>Dashboard</w:t>
            </w:r>
          </w:p>
          <w:p w14:paraId="71682AD0" w14:textId="77777777" w:rsidR="00362560" w:rsidRPr="004C7C8D" w:rsidRDefault="00362560" w:rsidP="00B76508">
            <w:pPr>
              <w:pStyle w:val="ListParagraph"/>
              <w:numPr>
                <w:ilvl w:val="1"/>
                <w:numId w:val="61"/>
              </w:numPr>
              <w:jc w:val="both"/>
            </w:pPr>
            <w:r w:rsidRPr="004C7C8D">
              <w:t>Apps &amp; Devices</w:t>
            </w:r>
          </w:p>
          <w:p w14:paraId="443F6D04" w14:textId="77777777" w:rsidR="00362560" w:rsidRPr="004C7C8D" w:rsidRDefault="00362560" w:rsidP="00B76508">
            <w:pPr>
              <w:pStyle w:val="ListParagraph"/>
              <w:numPr>
                <w:ilvl w:val="1"/>
                <w:numId w:val="61"/>
              </w:numPr>
              <w:jc w:val="both"/>
            </w:pPr>
            <w:r w:rsidRPr="004C7C8D">
              <w:t>Support</w:t>
            </w:r>
          </w:p>
          <w:p w14:paraId="50460B3E" w14:textId="77777777" w:rsidR="00362560" w:rsidRPr="004C7C8D" w:rsidRDefault="00362560" w:rsidP="00B76508">
            <w:pPr>
              <w:pStyle w:val="ListParagraph"/>
              <w:numPr>
                <w:ilvl w:val="1"/>
                <w:numId w:val="61"/>
              </w:numPr>
              <w:jc w:val="both"/>
            </w:pPr>
            <w:r w:rsidRPr="004C7C8D">
              <w:t>Log Out</w:t>
            </w:r>
          </w:p>
          <w:p w14:paraId="2A2A2CBB" w14:textId="77777777" w:rsidR="00362560" w:rsidRPr="004C7C8D" w:rsidRDefault="00362560" w:rsidP="00362560">
            <w:pPr>
              <w:jc w:val="both"/>
            </w:pPr>
            <w:r w:rsidRPr="004C7C8D">
              <w:rPr>
                <w:color w:val="ED7D31" w:themeColor="accent2"/>
              </w:rPr>
              <w:t>NOTE: Requirements for each of the menu options are listed in the following sections</w:t>
            </w:r>
            <w:r w:rsidRPr="004C7C8D">
              <w:t>.</w:t>
            </w:r>
          </w:p>
        </w:tc>
      </w:tr>
    </w:tbl>
    <w:p w14:paraId="18CAAE3B" w14:textId="77777777" w:rsidR="00362560" w:rsidRPr="004C7C8D" w:rsidRDefault="00362560" w:rsidP="00362560">
      <w:pPr>
        <w:rPr>
          <w:b/>
          <w:sz w:val="28"/>
          <w:szCs w:val="28"/>
        </w:rPr>
      </w:pPr>
    </w:p>
    <w:p w14:paraId="328ABDC3" w14:textId="77777777" w:rsidR="00175ECA" w:rsidRPr="004C7C8D" w:rsidRDefault="00175ECA" w:rsidP="00362560">
      <w:pPr>
        <w:rPr>
          <w:b/>
          <w:sz w:val="28"/>
          <w:szCs w:val="28"/>
        </w:rPr>
      </w:pPr>
    </w:p>
    <w:p w14:paraId="0F9EC1C0" w14:textId="434673B2" w:rsidR="00E27FC5" w:rsidRPr="004C7C8D" w:rsidRDefault="00930580" w:rsidP="00362560">
      <w:pPr>
        <w:rPr>
          <w:b/>
          <w:sz w:val="28"/>
          <w:szCs w:val="28"/>
        </w:rPr>
      </w:pPr>
      <w:r>
        <w:rPr>
          <w:noProof/>
        </w:rPr>
        <mc:AlternateContent>
          <mc:Choice Requires="wps">
            <w:drawing>
              <wp:anchor distT="0" distB="0" distL="114300" distR="114300" simplePos="0" relativeHeight="251695104" behindDoc="0" locked="0" layoutInCell="1" allowOverlap="1" wp14:anchorId="00D15633" wp14:editId="64184919">
                <wp:simplePos x="0" y="0"/>
                <wp:positionH relativeFrom="column">
                  <wp:posOffset>0</wp:posOffset>
                </wp:positionH>
                <wp:positionV relativeFrom="paragraph">
                  <wp:posOffset>1364615</wp:posOffset>
                </wp:positionV>
                <wp:extent cx="2066925" cy="7905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20669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446AC9" w14:textId="4DE5C1BE" w:rsidR="00405A6E" w:rsidRDefault="00405A6E" w:rsidP="00930580">
                            <w:pPr>
                              <w:jc w:val="center"/>
                            </w:pPr>
                            <w:r>
                              <w:t>Username (do not use your real name)</w:t>
                            </w:r>
                          </w:p>
                          <w:p w14:paraId="5D6FA5A7" w14:textId="7E343C05" w:rsidR="00405A6E" w:rsidRDefault="00405A6E" w:rsidP="00930580">
                            <w:pPr>
                              <w:jc w:val="center"/>
                            </w:pPr>
                            <w:r>
                              <w:t>Stay Strong Code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D15633" id="Rectangle 17" o:spid="_x0000_s1027" style="position:absolute;margin-left:0;margin-top:107.45pt;width:162.75pt;height:62.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" fillcolor="#4472c4 [3204]" strokecolor="#1f3763 [1604]" strokeweight="1pt">
                <v:textbox>
                  <w:txbxContent>
                    <w:p w14:paraId="1D446AC9" w14:textId="4DE5C1BE" w:rsidR="00405A6E" w:rsidRDefault="00405A6E" w:rsidP="00930580">
                      <w:pPr>
                        <w:jc w:val="center"/>
                      </w:pPr>
                      <w:r>
                        <w:t>Username (do not use your real name)</w:t>
                      </w:r>
                    </w:p>
                    <w:p w14:paraId="5D6FA5A7" w14:textId="7E343C05" w:rsidR="00405A6E" w:rsidRDefault="00405A6E" w:rsidP="00930580">
                      <w:pPr>
                        <w:jc w:val="center"/>
                      </w:pPr>
                      <w:r>
                        <w:t>Stay Strong Code (password)</w:t>
                      </w:r>
                    </w:p>
                  </w:txbxContent>
                </v:textbox>
              </v:rect>
            </w:pict>
          </mc:Fallback>
        </mc:AlternateContent>
      </w:r>
      <w:r w:rsidR="001D4965" w:rsidRPr="004C7C8D">
        <w:rPr>
          <w:noProof/>
        </w:rPr>
        <mc:AlternateContent>
          <mc:Choice Requires="wps">
            <w:drawing>
              <wp:anchor distT="45720" distB="45720" distL="114300" distR="114300" simplePos="0" relativeHeight="251685888" behindDoc="0" locked="0" layoutInCell="1" allowOverlap="1" wp14:anchorId="51D1879A" wp14:editId="50899F7A">
                <wp:simplePos x="0" y="0"/>
                <wp:positionH relativeFrom="column">
                  <wp:posOffset>3081020</wp:posOffset>
                </wp:positionH>
                <wp:positionV relativeFrom="paragraph">
                  <wp:posOffset>1648308</wp:posOffset>
                </wp:positionV>
                <wp:extent cx="2360930" cy="1404620"/>
                <wp:effectExtent l="0" t="0" r="2286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0617FB2" w14:textId="31775E08" w:rsidR="00405A6E" w:rsidRPr="00130A5D" w:rsidRDefault="00405A6E" w:rsidP="00130A5D">
                            <w:pPr>
                              <w:spacing w:after="0" w:line="240" w:lineRule="auto"/>
                              <w:rPr>
                                <w:rFonts w:eastAsia="Times New Roman" w:cs="Times New Roman"/>
                                <w:i/>
                                <w:color w:val="000000"/>
                                <w:sz w:val="20"/>
                                <w:szCs w:val="20"/>
                              </w:rPr>
                            </w:pPr>
                            <w:r>
                              <w:rPr>
                                <w:rFonts w:eastAsia="Times New Roman" w:cs="Times New Roman"/>
                                <w:i/>
                                <w:color w:val="000000"/>
                                <w:sz w:val="20"/>
                                <w:szCs w:val="20"/>
                                <w:highlight w:val="yellow"/>
                              </w:rPr>
                              <w:t>If you have forgotten</w:t>
                            </w:r>
                            <w:r w:rsidRPr="008F4DCC">
                              <w:rPr>
                                <w:rFonts w:eastAsia="Times New Roman" w:cs="Times New Roman"/>
                                <w:i/>
                                <w:color w:val="000000"/>
                                <w:sz w:val="20"/>
                                <w:szCs w:val="20"/>
                                <w:highlight w:val="yellow"/>
                              </w:rPr>
                              <w:t xml:space="preserve"> your Stay Strong Code or have any questions, Please </w:t>
                            </w:r>
                            <w:r>
                              <w:rPr>
                                <w:rFonts w:eastAsia="Times New Roman" w:cs="Times New Roman"/>
                                <w:i/>
                                <w:color w:val="000000"/>
                                <w:sz w:val="20"/>
                                <w:szCs w:val="20"/>
                                <w:highlight w:val="yellow"/>
                              </w:rPr>
                              <w:t>c</w:t>
                            </w:r>
                            <w:r w:rsidRPr="00130A5D">
                              <w:rPr>
                                <w:rFonts w:eastAsia="Times New Roman" w:cs="Times New Roman"/>
                                <w:i/>
                                <w:color w:val="000000"/>
                                <w:sz w:val="20"/>
                                <w:szCs w:val="20"/>
                                <w:highlight w:val="yellow"/>
                              </w:rPr>
                              <w:t>all 1-800-</w:t>
                            </w:r>
                            <w:r>
                              <w:rPr>
                                <w:rFonts w:eastAsia="Times New Roman" w:cs="Times New Roman"/>
                                <w:i/>
                                <w:color w:val="000000"/>
                                <w:sz w:val="20"/>
                                <w:szCs w:val="20"/>
                                <w:highlight w:val="yellow"/>
                              </w:rPr>
                              <w:t>753-3357</w:t>
                            </w:r>
                            <w:r>
                              <w:rPr>
                                <w:rFonts w:eastAsia="Times New Roman" w:cs="Times New Roman"/>
                                <w:i/>
                                <w:color w:val="000000"/>
                                <w:sz w:val="20"/>
                                <w:szCs w:val="20"/>
                              </w:rPr>
                              <w:t>, Option 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D1879A" id="Text Box 2" o:spid="_x0000_s1028" type="#_x0000_t202" style="position:absolute;margin-left:242.6pt;margin-top:129.8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">
                <v:textbox style="mso-fit-shape-to-text:t">
                  <w:txbxContent>
                    <w:p w14:paraId="70617FB2" w14:textId="31775E08" w:rsidR="00405A6E" w:rsidRPr="00130A5D" w:rsidRDefault="00405A6E" w:rsidP="00130A5D">
                      <w:pPr>
                        <w:spacing w:after="0" w:line="240" w:lineRule="auto"/>
                        <w:rPr>
                          <w:rFonts w:eastAsia="Times New Roman" w:cs="Times New Roman"/>
                          <w:i/>
                          <w:color w:val="000000"/>
                          <w:sz w:val="20"/>
                          <w:szCs w:val="20"/>
                        </w:rPr>
                      </w:pPr>
                      <w:r>
                        <w:rPr>
                          <w:rFonts w:eastAsia="Times New Roman" w:cs="Times New Roman"/>
                          <w:i/>
                          <w:color w:val="000000"/>
                          <w:sz w:val="20"/>
                          <w:szCs w:val="20"/>
                          <w:highlight w:val="yellow"/>
                        </w:rPr>
                        <w:t>If you have forgotten</w:t>
                      </w:r>
                      <w:r w:rsidRPr="008F4DCC">
                        <w:rPr>
                          <w:rFonts w:eastAsia="Times New Roman" w:cs="Times New Roman"/>
                          <w:i/>
                          <w:color w:val="000000"/>
                          <w:sz w:val="20"/>
                          <w:szCs w:val="20"/>
                          <w:highlight w:val="yellow"/>
                        </w:rPr>
                        <w:t xml:space="preserve"> your Stay Strong Code or have any questions, Please </w:t>
                      </w:r>
                      <w:r>
                        <w:rPr>
                          <w:rFonts w:eastAsia="Times New Roman" w:cs="Times New Roman"/>
                          <w:i/>
                          <w:color w:val="000000"/>
                          <w:sz w:val="20"/>
                          <w:szCs w:val="20"/>
                          <w:highlight w:val="yellow"/>
                        </w:rPr>
                        <w:t>c</w:t>
                      </w:r>
                      <w:r w:rsidRPr="00130A5D">
                        <w:rPr>
                          <w:rFonts w:eastAsia="Times New Roman" w:cs="Times New Roman"/>
                          <w:i/>
                          <w:color w:val="000000"/>
                          <w:sz w:val="20"/>
                          <w:szCs w:val="20"/>
                          <w:highlight w:val="yellow"/>
                        </w:rPr>
                        <w:t>all 1-800-</w:t>
                      </w:r>
                      <w:r>
                        <w:rPr>
                          <w:rFonts w:eastAsia="Times New Roman" w:cs="Times New Roman"/>
                          <w:i/>
                          <w:color w:val="000000"/>
                          <w:sz w:val="20"/>
                          <w:szCs w:val="20"/>
                          <w:highlight w:val="yellow"/>
                        </w:rPr>
                        <w:t>753-3357</w:t>
                      </w:r>
                      <w:r>
                        <w:rPr>
                          <w:rFonts w:eastAsia="Times New Roman" w:cs="Times New Roman"/>
                          <w:i/>
                          <w:color w:val="000000"/>
                          <w:sz w:val="20"/>
                          <w:szCs w:val="20"/>
                        </w:rPr>
                        <w:t>, Option 3</w:t>
                      </w:r>
                    </w:p>
                  </w:txbxContent>
                </v:textbox>
              </v:shape>
            </w:pict>
          </mc:Fallback>
        </mc:AlternateContent>
      </w:r>
      <w:r w:rsidR="00E27FC5" w:rsidRPr="004C7C8D">
        <w:rPr>
          <w:b/>
          <w:noProof/>
          <w:sz w:val="28"/>
          <w:szCs w:val="28"/>
        </w:rPr>
        <w:drawing>
          <wp:inline distT="0" distB="0" distL="0" distR="0" wp14:anchorId="16DF1FDF" wp14:editId="08D661DE">
            <wp:extent cx="5972175" cy="3848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972175" cy="3848100"/>
                    </a:xfrm>
                    <a:prstGeom prst="rect">
                      <a:avLst/>
                    </a:prstGeom>
                    <a:noFill/>
                    <a:ln>
                      <a:noFill/>
                    </a:ln>
                  </pic:spPr>
                </pic:pic>
              </a:graphicData>
            </a:graphic>
          </wp:inline>
        </w:drawing>
      </w:r>
      <w:r w:rsidR="00310A1F" w:rsidRPr="004C7C8D">
        <w:rPr>
          <w:b/>
          <w:sz w:val="28"/>
          <w:szCs w:val="28"/>
        </w:rPr>
        <w:t xml:space="preserve">     </w:t>
      </w:r>
    </w:p>
    <w:p w14:paraId="587BA968" w14:textId="566E1CE4" w:rsidR="00310A1F" w:rsidRPr="004C7C8D" w:rsidRDefault="001D4965" w:rsidP="00362560">
      <w:pPr>
        <w:rPr>
          <w:b/>
          <w:sz w:val="28"/>
          <w:szCs w:val="28"/>
        </w:rPr>
      </w:pPr>
      <w:r w:rsidRPr="004C7C8D">
        <w:rPr>
          <w:noProof/>
        </w:rPr>
        <mc:AlternateContent>
          <mc:Choice Requires="wps">
            <w:drawing>
              <wp:anchor distT="45720" distB="45720" distL="114300" distR="114300" simplePos="0" relativeHeight="251687936" behindDoc="0" locked="0" layoutInCell="1" allowOverlap="1" wp14:anchorId="355F1E90" wp14:editId="6B10AC10">
                <wp:simplePos x="0" y="0"/>
                <wp:positionH relativeFrom="column">
                  <wp:posOffset>3335655</wp:posOffset>
                </wp:positionH>
                <wp:positionV relativeFrom="paragraph">
                  <wp:posOffset>998220</wp:posOffset>
                </wp:positionV>
                <wp:extent cx="2360930" cy="1404620"/>
                <wp:effectExtent l="0" t="0" r="22860" b="2540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E2D90F6" w14:textId="4B5F282E" w:rsidR="00405A6E" w:rsidRPr="00130A5D" w:rsidRDefault="00405A6E" w:rsidP="00130A5D">
                            <w:pPr>
                              <w:spacing w:after="0" w:line="240" w:lineRule="auto"/>
                              <w:rPr>
                                <w:rFonts w:eastAsia="Times New Roman" w:cs="Times New Roman"/>
                                <w:i/>
                                <w:color w:val="000000"/>
                                <w:sz w:val="20"/>
                                <w:szCs w:val="20"/>
                              </w:rPr>
                            </w:pPr>
                            <w:r>
                              <w:rPr>
                                <w:rFonts w:eastAsia="Times New Roman" w:cs="Times New Roman"/>
                                <w:i/>
                                <w:color w:val="000000"/>
                                <w:sz w:val="20"/>
                                <w:szCs w:val="20"/>
                                <w:highlight w:val="yellow"/>
                              </w:rPr>
                              <w:t>If you have forgotten</w:t>
                            </w:r>
                            <w:r w:rsidRPr="008F4DCC">
                              <w:rPr>
                                <w:rFonts w:eastAsia="Times New Roman" w:cs="Times New Roman"/>
                                <w:i/>
                                <w:color w:val="000000"/>
                                <w:sz w:val="20"/>
                                <w:szCs w:val="20"/>
                                <w:highlight w:val="yellow"/>
                              </w:rPr>
                              <w:t xml:space="preserve"> your Stay Strong Code or have any questions, Please </w:t>
                            </w:r>
                            <w:r>
                              <w:rPr>
                                <w:rFonts w:eastAsia="Times New Roman" w:cs="Times New Roman"/>
                                <w:i/>
                                <w:color w:val="000000"/>
                                <w:sz w:val="20"/>
                                <w:szCs w:val="20"/>
                                <w:highlight w:val="yellow"/>
                              </w:rPr>
                              <w:t>c</w:t>
                            </w:r>
                            <w:r w:rsidRPr="008D7456">
                              <w:rPr>
                                <w:rFonts w:eastAsia="Times New Roman" w:cs="Times New Roman"/>
                                <w:i/>
                                <w:color w:val="000000"/>
                                <w:sz w:val="20"/>
                                <w:szCs w:val="20"/>
                                <w:highlight w:val="yellow"/>
                              </w:rPr>
                              <w:t>all 1-800-</w:t>
                            </w:r>
                            <w:r>
                              <w:rPr>
                                <w:rFonts w:eastAsia="Times New Roman" w:cs="Times New Roman"/>
                                <w:i/>
                                <w:color w:val="000000"/>
                                <w:sz w:val="20"/>
                                <w:szCs w:val="20"/>
                                <w:highlight w:val="yellow"/>
                              </w:rPr>
                              <w:t>753-3357</w:t>
                            </w:r>
                            <w:r>
                              <w:rPr>
                                <w:rFonts w:eastAsia="Times New Roman" w:cs="Times New Roman"/>
                                <w:i/>
                                <w:color w:val="000000"/>
                                <w:sz w:val="20"/>
                                <w:szCs w:val="20"/>
                              </w:rPr>
                              <w:t>, Option 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5F1E90" id="_x0000_s1029" type="#_x0000_t202" style="position:absolute;margin-left:262.65pt;margin-top:78.6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">
                <v:textbox style="mso-fit-shape-to-text:t">
                  <w:txbxContent>
                    <w:p w14:paraId="4E2D90F6" w14:textId="4B5F282E" w:rsidR="00405A6E" w:rsidRPr="00130A5D" w:rsidRDefault="00405A6E" w:rsidP="00130A5D">
                      <w:pPr>
                        <w:spacing w:after="0" w:line="240" w:lineRule="auto"/>
                        <w:rPr>
                          <w:rFonts w:eastAsia="Times New Roman" w:cs="Times New Roman"/>
                          <w:i/>
                          <w:color w:val="000000"/>
                          <w:sz w:val="20"/>
                          <w:szCs w:val="20"/>
                        </w:rPr>
                      </w:pPr>
                      <w:r>
                        <w:rPr>
                          <w:rFonts w:eastAsia="Times New Roman" w:cs="Times New Roman"/>
                          <w:i/>
                          <w:color w:val="000000"/>
                          <w:sz w:val="20"/>
                          <w:szCs w:val="20"/>
                          <w:highlight w:val="yellow"/>
                        </w:rPr>
                        <w:t>If you have forgotten</w:t>
                      </w:r>
                      <w:r w:rsidRPr="008F4DCC">
                        <w:rPr>
                          <w:rFonts w:eastAsia="Times New Roman" w:cs="Times New Roman"/>
                          <w:i/>
                          <w:color w:val="000000"/>
                          <w:sz w:val="20"/>
                          <w:szCs w:val="20"/>
                          <w:highlight w:val="yellow"/>
                        </w:rPr>
                        <w:t xml:space="preserve"> your Stay Strong Code or have any questions, Please </w:t>
                      </w:r>
                      <w:r>
                        <w:rPr>
                          <w:rFonts w:eastAsia="Times New Roman" w:cs="Times New Roman"/>
                          <w:i/>
                          <w:color w:val="000000"/>
                          <w:sz w:val="20"/>
                          <w:szCs w:val="20"/>
                          <w:highlight w:val="yellow"/>
                        </w:rPr>
                        <w:t>c</w:t>
                      </w:r>
                      <w:r w:rsidRPr="008D7456">
                        <w:rPr>
                          <w:rFonts w:eastAsia="Times New Roman" w:cs="Times New Roman"/>
                          <w:i/>
                          <w:color w:val="000000"/>
                          <w:sz w:val="20"/>
                          <w:szCs w:val="20"/>
                          <w:highlight w:val="yellow"/>
                        </w:rPr>
                        <w:t>all 1-800-</w:t>
                      </w:r>
                      <w:r>
                        <w:rPr>
                          <w:rFonts w:eastAsia="Times New Roman" w:cs="Times New Roman"/>
                          <w:i/>
                          <w:color w:val="000000"/>
                          <w:sz w:val="20"/>
                          <w:szCs w:val="20"/>
                          <w:highlight w:val="yellow"/>
                        </w:rPr>
                        <w:t>753-3357</w:t>
                      </w:r>
                      <w:r>
                        <w:rPr>
                          <w:rFonts w:eastAsia="Times New Roman" w:cs="Times New Roman"/>
                          <w:i/>
                          <w:color w:val="000000"/>
                          <w:sz w:val="20"/>
                          <w:szCs w:val="20"/>
                        </w:rPr>
                        <w:t>, Option 3</w:t>
                      </w:r>
                    </w:p>
                  </w:txbxContent>
                </v:textbox>
              </v:shape>
            </w:pict>
          </mc:Fallback>
        </mc:AlternateContent>
      </w:r>
      <w:r w:rsidR="00310A1F" w:rsidRPr="004C7C8D">
        <w:rPr>
          <w:b/>
          <w:sz w:val="28"/>
          <w:szCs w:val="28"/>
        </w:rPr>
        <w:t xml:space="preserve">                               </w:t>
      </w:r>
      <w:r w:rsidR="00E27FC5" w:rsidRPr="004C7C8D">
        <w:rPr>
          <w:noProof/>
        </w:rPr>
        <w:drawing>
          <wp:inline distT="0" distB="0" distL="0" distR="0" wp14:anchorId="237534F0" wp14:editId="0157992A">
            <wp:extent cx="5943600" cy="261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5943600" cy="2611120"/>
                    </a:xfrm>
                    <a:prstGeom prst="rect">
                      <a:avLst/>
                    </a:prstGeom>
                  </pic:spPr>
                </pic:pic>
              </a:graphicData>
            </a:graphic>
          </wp:inline>
        </w:drawing>
      </w:r>
    </w:p>
    <w:p w14:paraId="1B1EDFA3" w14:textId="77777777" w:rsidR="00310A1F" w:rsidRPr="004C7C8D" w:rsidRDefault="00310A1F" w:rsidP="00362560">
      <w:pPr>
        <w:rPr>
          <w:b/>
          <w:sz w:val="28"/>
          <w:szCs w:val="28"/>
        </w:rPr>
      </w:pPr>
    </w:p>
    <w:p w14:paraId="0A76366D" w14:textId="6759379D" w:rsidR="00362560" w:rsidRPr="004C7C8D" w:rsidRDefault="008F4DCC" w:rsidP="00C166EA">
      <w:pPr>
        <w:rPr>
          <w:b/>
          <w:sz w:val="28"/>
          <w:szCs w:val="28"/>
        </w:rPr>
      </w:pPr>
      <w:r w:rsidRPr="004C7C8D">
        <w:rPr>
          <w:noProof/>
        </w:rPr>
        <mc:AlternateContent>
          <mc:Choice Requires="wps">
            <w:drawing>
              <wp:anchor distT="45720" distB="45720" distL="114300" distR="114300" simplePos="0" relativeHeight="251689984" behindDoc="0" locked="0" layoutInCell="1" allowOverlap="1" wp14:anchorId="318D5288" wp14:editId="0D409253">
                <wp:simplePos x="0" y="0"/>
                <wp:positionH relativeFrom="column">
                  <wp:posOffset>2114232</wp:posOffset>
                </wp:positionH>
                <wp:positionV relativeFrom="paragraph">
                  <wp:posOffset>1967230</wp:posOffset>
                </wp:positionV>
                <wp:extent cx="2360930" cy="1404620"/>
                <wp:effectExtent l="0" t="0" r="22860" b="2794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CE53A95" w14:textId="77777777" w:rsidR="00405A6E" w:rsidRDefault="00405A6E" w:rsidP="008F4DCC">
                            <w:pPr>
                              <w:spacing w:after="0" w:line="240" w:lineRule="auto"/>
                              <w:jc w:val="center"/>
                              <w:rPr>
                                <w:rFonts w:eastAsia="Times New Roman" w:cs="Times New Roman"/>
                                <w:i/>
                                <w:color w:val="000000"/>
                                <w:sz w:val="20"/>
                                <w:szCs w:val="20"/>
                                <w:highlight w:val="yellow"/>
                              </w:rPr>
                            </w:pPr>
                            <w:r>
                              <w:rPr>
                                <w:rFonts w:eastAsia="Times New Roman" w:cs="Times New Roman"/>
                                <w:i/>
                                <w:color w:val="000000"/>
                                <w:sz w:val="20"/>
                                <w:szCs w:val="20"/>
                                <w:highlight w:val="yellow"/>
                              </w:rPr>
                              <w:t>Welcome to Stay Strong!</w:t>
                            </w:r>
                          </w:p>
                          <w:p w14:paraId="5BA85C6C" w14:textId="23ED97CC" w:rsidR="00405A6E" w:rsidRPr="00130A5D" w:rsidRDefault="00405A6E" w:rsidP="008F4DCC">
                            <w:pPr>
                              <w:spacing w:after="0" w:line="240" w:lineRule="auto"/>
                              <w:jc w:val="center"/>
                              <w:rPr>
                                <w:rFonts w:eastAsia="Times New Roman" w:cs="Times New Roman"/>
                                <w:i/>
                                <w:color w:val="000000"/>
                                <w:sz w:val="20"/>
                                <w:szCs w:val="20"/>
                                <w:highlight w:val="yellow"/>
                              </w:rPr>
                            </w:pPr>
                            <w:r w:rsidRPr="00130A5D">
                              <w:rPr>
                                <w:rFonts w:eastAsia="Times New Roman" w:cs="Times New Roman"/>
                                <w:i/>
                                <w:color w:val="000000"/>
                                <w:sz w:val="20"/>
                                <w:szCs w:val="20"/>
                                <w:highlight w:val="yellow"/>
                              </w:rPr>
                              <w:t>Your package is on its way!</w:t>
                            </w:r>
                            <w:r w:rsidRPr="00130A5D">
                              <w:rPr>
                                <w:rFonts w:eastAsia="Times New Roman" w:cs="Times New Roman"/>
                                <w:i/>
                                <w:color w:val="000000"/>
                                <w:sz w:val="14"/>
                                <w:szCs w:val="20"/>
                                <w:highlight w:val="yellow"/>
                              </w:rPr>
                              <w:t xml:space="preserve"> [New line]</w:t>
                            </w:r>
                          </w:p>
                          <w:p w14:paraId="2AF2E52D" w14:textId="64EE77EB" w:rsidR="00405A6E" w:rsidRPr="00130A5D" w:rsidRDefault="00405A6E" w:rsidP="00130A5D">
                            <w:pPr>
                              <w:spacing w:after="0" w:line="240" w:lineRule="auto"/>
                              <w:jc w:val="center"/>
                              <w:rPr>
                                <w:rFonts w:eastAsia="Times New Roman" w:cs="Times New Roman"/>
                                <w:i/>
                                <w:color w:val="000000"/>
                                <w:sz w:val="20"/>
                                <w:szCs w:val="20"/>
                              </w:rPr>
                            </w:pPr>
                            <w:r w:rsidRPr="00130A5D">
                              <w:rPr>
                                <w:rFonts w:eastAsia="Times New Roman" w:cs="Times New Roman"/>
                                <w:i/>
                                <w:color w:val="000000"/>
                                <w:sz w:val="20"/>
                                <w:szCs w:val="20"/>
                                <w:highlight w:val="yellow"/>
                              </w:rPr>
                              <w:t>When you receive your Fitbit and scale, tap the menu in the upper left-hand corner to set-up and sync.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8D5288" id="_x0000_s1030" type="#_x0000_t202" style="position:absolute;margin-left:166.45pt;margin-top:154.9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cYJwIAAEw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">
                <v:textbox style="mso-fit-shape-to-text:t">
                  <w:txbxContent>
                    <w:p w14:paraId="6CE53A95" w14:textId="77777777" w:rsidR="00405A6E" w:rsidRDefault="00405A6E" w:rsidP="008F4DCC">
                      <w:pPr>
                        <w:spacing w:after="0" w:line="240" w:lineRule="auto"/>
                        <w:jc w:val="center"/>
                        <w:rPr>
                          <w:rFonts w:eastAsia="Times New Roman" w:cs="Times New Roman"/>
                          <w:i/>
                          <w:color w:val="000000"/>
                          <w:sz w:val="20"/>
                          <w:szCs w:val="20"/>
                          <w:highlight w:val="yellow"/>
                        </w:rPr>
                      </w:pPr>
                      <w:r>
                        <w:rPr>
                          <w:rFonts w:eastAsia="Times New Roman" w:cs="Times New Roman"/>
                          <w:i/>
                          <w:color w:val="000000"/>
                          <w:sz w:val="20"/>
                          <w:szCs w:val="20"/>
                          <w:highlight w:val="yellow"/>
                        </w:rPr>
                        <w:t>Welcome to Stay Strong!</w:t>
                      </w:r>
                    </w:p>
                    <w:p w14:paraId="5BA85C6C" w14:textId="23ED97CC" w:rsidR="00405A6E" w:rsidRPr="00130A5D" w:rsidRDefault="00405A6E" w:rsidP="008F4DCC">
                      <w:pPr>
                        <w:spacing w:after="0" w:line="240" w:lineRule="auto"/>
                        <w:jc w:val="center"/>
                        <w:rPr>
                          <w:rFonts w:eastAsia="Times New Roman" w:cs="Times New Roman"/>
                          <w:i/>
                          <w:color w:val="000000"/>
                          <w:sz w:val="20"/>
                          <w:szCs w:val="20"/>
                          <w:highlight w:val="yellow"/>
                        </w:rPr>
                      </w:pPr>
                      <w:r w:rsidRPr="00130A5D">
                        <w:rPr>
                          <w:rFonts w:eastAsia="Times New Roman" w:cs="Times New Roman"/>
                          <w:i/>
                          <w:color w:val="000000"/>
                          <w:sz w:val="20"/>
                          <w:szCs w:val="20"/>
                          <w:highlight w:val="yellow"/>
                        </w:rPr>
                        <w:t>Your package is on its way!</w:t>
                      </w:r>
                      <w:r w:rsidRPr="00130A5D">
                        <w:rPr>
                          <w:rFonts w:eastAsia="Times New Roman" w:cs="Times New Roman"/>
                          <w:i/>
                          <w:color w:val="000000"/>
                          <w:sz w:val="14"/>
                          <w:szCs w:val="20"/>
                          <w:highlight w:val="yellow"/>
                        </w:rPr>
                        <w:t xml:space="preserve"> [New line]</w:t>
                      </w:r>
                    </w:p>
                    <w:p w14:paraId="2AF2E52D" w14:textId="64EE77EB" w:rsidR="00405A6E" w:rsidRPr="00130A5D" w:rsidRDefault="00405A6E" w:rsidP="00130A5D">
                      <w:pPr>
                        <w:spacing w:after="0" w:line="240" w:lineRule="auto"/>
                        <w:jc w:val="center"/>
                        <w:rPr>
                          <w:rFonts w:eastAsia="Times New Roman" w:cs="Times New Roman"/>
                          <w:i/>
                          <w:color w:val="000000"/>
                          <w:sz w:val="20"/>
                          <w:szCs w:val="20"/>
                        </w:rPr>
                      </w:pPr>
                      <w:r w:rsidRPr="00130A5D">
                        <w:rPr>
                          <w:rFonts w:eastAsia="Times New Roman" w:cs="Times New Roman"/>
                          <w:i/>
                          <w:color w:val="000000"/>
                          <w:sz w:val="20"/>
                          <w:szCs w:val="20"/>
                          <w:highlight w:val="yellow"/>
                        </w:rPr>
                        <w:t>When you receive your Fitbit and scale, tap the menu in the upper left-hand corner to set-up and sync.</w:t>
                      </w:r>
                    </w:p>
                  </w:txbxContent>
                </v:textbox>
              </v:shape>
            </w:pict>
          </mc:Fallback>
        </mc:AlternateContent>
      </w:r>
      <w:r w:rsidR="00310A1F" w:rsidRPr="004C7C8D">
        <w:rPr>
          <w:b/>
          <w:sz w:val="28"/>
          <w:szCs w:val="28"/>
        </w:rPr>
        <w:t xml:space="preserve">                                   </w:t>
      </w:r>
      <w:r w:rsidR="00E27FC5" w:rsidRPr="004C7C8D">
        <w:rPr>
          <w:noProof/>
        </w:rPr>
        <w:drawing>
          <wp:inline distT="0" distB="0" distL="0" distR="0" wp14:anchorId="6443DA45" wp14:editId="48BDCD8E">
            <wp:extent cx="5162550" cy="37930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5166793" cy="3796180"/>
                    </a:xfrm>
                    <a:prstGeom prst="rect">
                      <a:avLst/>
                    </a:prstGeom>
                  </pic:spPr>
                </pic:pic>
              </a:graphicData>
            </a:graphic>
          </wp:inline>
        </w:drawing>
      </w:r>
    </w:p>
    <w:p w14:paraId="7412AEA3" w14:textId="443BC3B3" w:rsidR="005D1E64" w:rsidRDefault="005438A2" w:rsidP="00362560">
      <w:pPr>
        <w:rPr>
          <w:b/>
          <w:sz w:val="28"/>
          <w:szCs w:val="28"/>
        </w:rPr>
      </w:pPr>
      <w:r w:rsidRPr="004C7C8D">
        <w:rPr>
          <w:b/>
          <w:sz w:val="28"/>
          <w:szCs w:val="28"/>
        </w:rPr>
        <w:t xml:space="preserve">               </w:t>
      </w:r>
    </w:p>
    <w:p w14:paraId="43CF8896" w14:textId="77777777" w:rsidR="005E64C2" w:rsidRPr="004C7C8D" w:rsidRDefault="005E64C2" w:rsidP="00362560">
      <w:pPr>
        <w:rPr>
          <w:b/>
          <w:sz w:val="28"/>
          <w:szCs w:val="28"/>
        </w:rPr>
      </w:pPr>
    </w:p>
    <w:p w14:paraId="0BC2A884" w14:textId="77777777" w:rsidR="0061428C" w:rsidRPr="004C7C8D" w:rsidRDefault="005438A2" w:rsidP="00362560">
      <w:pPr>
        <w:rPr>
          <w:b/>
          <w:sz w:val="28"/>
          <w:szCs w:val="28"/>
        </w:rPr>
      </w:pPr>
      <w:r w:rsidRPr="004C7C8D">
        <w:rPr>
          <w:b/>
          <w:sz w:val="28"/>
          <w:szCs w:val="28"/>
        </w:rPr>
        <w:t xml:space="preserve">                   </w:t>
      </w:r>
      <w:r w:rsidR="0061428C" w:rsidRPr="004C7C8D">
        <w:rPr>
          <w:b/>
          <w:sz w:val="28"/>
          <w:szCs w:val="28"/>
        </w:rPr>
        <w:t>7. Support</w:t>
      </w:r>
      <w:r w:rsidR="00E27FC5" w:rsidRPr="004C7C8D">
        <w:rPr>
          <w:b/>
          <w:sz w:val="28"/>
          <w:szCs w:val="28"/>
        </w:rPr>
        <w:t xml:space="preserve"> Screen Requirements:</w:t>
      </w:r>
    </w:p>
    <w:tbl>
      <w:tblPr>
        <w:tblStyle w:val="TableGrid"/>
        <w:tblW w:w="10170" w:type="dxa"/>
        <w:tblInd w:w="-5" w:type="dxa"/>
        <w:tblLook w:val="04A0" w:firstRow="1" w:lastRow="0" w:firstColumn="1" w:lastColumn="0" w:noHBand="0" w:noVBand="1"/>
      </w:tblPr>
      <w:tblGrid>
        <w:gridCol w:w="785"/>
        <w:gridCol w:w="1653"/>
        <w:gridCol w:w="1924"/>
        <w:gridCol w:w="5808"/>
      </w:tblGrid>
      <w:tr w:rsidR="0061428C" w:rsidRPr="004C7C8D" w14:paraId="30147012" w14:textId="77777777" w:rsidTr="005B1C79">
        <w:tc>
          <w:tcPr>
            <w:tcW w:w="785" w:type="dxa"/>
          </w:tcPr>
          <w:p w14:paraId="45C788D3" w14:textId="77777777" w:rsidR="0061428C" w:rsidRPr="004C7C8D" w:rsidRDefault="0061428C" w:rsidP="005B1C79">
            <w:pPr>
              <w:pStyle w:val="ListParagraph"/>
              <w:ind w:left="0"/>
              <w:rPr>
                <w:b/>
              </w:rPr>
            </w:pPr>
            <w:r w:rsidRPr="004C7C8D">
              <w:rPr>
                <w:b/>
              </w:rPr>
              <w:t>Req No.</w:t>
            </w:r>
          </w:p>
        </w:tc>
        <w:tc>
          <w:tcPr>
            <w:tcW w:w="1653" w:type="dxa"/>
          </w:tcPr>
          <w:p w14:paraId="12D8DB53" w14:textId="77777777" w:rsidR="0061428C" w:rsidRPr="004C7C8D" w:rsidRDefault="0061428C" w:rsidP="005B1C79">
            <w:pPr>
              <w:pStyle w:val="ListParagraph"/>
              <w:ind w:left="0"/>
              <w:rPr>
                <w:b/>
              </w:rPr>
            </w:pPr>
            <w:r w:rsidRPr="004C7C8D">
              <w:rPr>
                <w:b/>
              </w:rPr>
              <w:t>Requirement</w:t>
            </w:r>
          </w:p>
        </w:tc>
        <w:tc>
          <w:tcPr>
            <w:tcW w:w="1924" w:type="dxa"/>
          </w:tcPr>
          <w:p w14:paraId="2462BC5F" w14:textId="77777777" w:rsidR="0061428C" w:rsidRPr="004C7C8D" w:rsidRDefault="0061428C" w:rsidP="005B1C79">
            <w:pPr>
              <w:pStyle w:val="ListParagraph"/>
              <w:ind w:left="0"/>
              <w:rPr>
                <w:b/>
              </w:rPr>
            </w:pPr>
            <w:r w:rsidRPr="004C7C8D">
              <w:rPr>
                <w:b/>
              </w:rPr>
              <w:t>Details</w:t>
            </w:r>
          </w:p>
        </w:tc>
        <w:tc>
          <w:tcPr>
            <w:tcW w:w="5808" w:type="dxa"/>
          </w:tcPr>
          <w:p w14:paraId="7AE14B58" w14:textId="19122704" w:rsidR="0061428C" w:rsidRPr="004C7C8D" w:rsidRDefault="0061428C" w:rsidP="005B1C79">
            <w:pPr>
              <w:pStyle w:val="ListParagraph"/>
              <w:ind w:left="0"/>
              <w:rPr>
                <w:b/>
              </w:rPr>
            </w:pPr>
            <w:r w:rsidRPr="004C7C8D">
              <w:rPr>
                <w:b/>
              </w:rPr>
              <w:t>Acceptance Criteria</w:t>
            </w:r>
          </w:p>
        </w:tc>
      </w:tr>
      <w:tr w:rsidR="0061428C" w:rsidRPr="004C7C8D" w14:paraId="5760E84D" w14:textId="77777777" w:rsidTr="005B1C79">
        <w:tc>
          <w:tcPr>
            <w:tcW w:w="785" w:type="dxa"/>
          </w:tcPr>
          <w:p w14:paraId="1B1C3B2F" w14:textId="77777777" w:rsidR="0061428C" w:rsidRPr="004C7C8D" w:rsidRDefault="0061428C" w:rsidP="00B76508">
            <w:pPr>
              <w:pStyle w:val="ListParagraph"/>
              <w:numPr>
                <w:ilvl w:val="0"/>
                <w:numId w:val="27"/>
              </w:numPr>
            </w:pPr>
          </w:p>
        </w:tc>
        <w:tc>
          <w:tcPr>
            <w:tcW w:w="1653" w:type="dxa"/>
          </w:tcPr>
          <w:p w14:paraId="251728FB" w14:textId="77777777" w:rsidR="0061428C" w:rsidRPr="004C7C8D" w:rsidRDefault="0061428C" w:rsidP="005B1C79">
            <w:pPr>
              <w:pStyle w:val="ListParagraph"/>
              <w:ind w:left="0"/>
              <w:rPr>
                <w:color w:val="0070C0"/>
                <w:sz w:val="24"/>
                <w:szCs w:val="24"/>
              </w:rPr>
            </w:pPr>
            <w:r w:rsidRPr="004C7C8D">
              <w:t>Support</w:t>
            </w:r>
          </w:p>
        </w:tc>
        <w:tc>
          <w:tcPr>
            <w:tcW w:w="1924" w:type="dxa"/>
          </w:tcPr>
          <w:p w14:paraId="048BF3CA" w14:textId="77777777" w:rsidR="0061428C" w:rsidRPr="004C7C8D" w:rsidRDefault="0061428C" w:rsidP="005B1C79">
            <w:pPr>
              <w:pStyle w:val="ListParagraph"/>
              <w:ind w:left="0"/>
            </w:pPr>
            <w:r w:rsidRPr="004C7C8D">
              <w:t>Participants should be able to access FAQs in case of any questions</w:t>
            </w:r>
          </w:p>
        </w:tc>
        <w:tc>
          <w:tcPr>
            <w:tcW w:w="5808" w:type="dxa"/>
          </w:tcPr>
          <w:p w14:paraId="08142E41" w14:textId="25EC4528" w:rsidR="0061428C" w:rsidRPr="004C7C8D" w:rsidRDefault="0061428C" w:rsidP="00B76508">
            <w:pPr>
              <w:pStyle w:val="ListParagraph"/>
              <w:numPr>
                <w:ilvl w:val="0"/>
                <w:numId w:val="28"/>
              </w:numPr>
              <w:jc w:val="both"/>
            </w:pPr>
            <w:r w:rsidRPr="004C7C8D">
              <w:t xml:space="preserve">Participants </w:t>
            </w:r>
            <w:r w:rsidR="00FC39F5" w:rsidRPr="004C7C8D">
              <w:t>will click on</w:t>
            </w:r>
            <w:r w:rsidRPr="004C7C8D">
              <w:t xml:space="preserve"> Support from the hamburger menu </w:t>
            </w:r>
            <w:r w:rsidR="00FC39F5" w:rsidRPr="004C7C8D">
              <w:t xml:space="preserve">to </w:t>
            </w:r>
            <w:r w:rsidRPr="004C7C8D">
              <w:t>be taken to the Support screen</w:t>
            </w:r>
          </w:p>
          <w:p w14:paraId="093F2AFD" w14:textId="11D61C6A" w:rsidR="0061428C" w:rsidRPr="004C7C8D" w:rsidRDefault="00524FEF" w:rsidP="00B76508">
            <w:pPr>
              <w:pStyle w:val="ListParagraph"/>
              <w:numPr>
                <w:ilvl w:val="0"/>
                <w:numId w:val="28"/>
              </w:numPr>
              <w:jc w:val="both"/>
            </w:pPr>
            <w:r w:rsidRPr="004C7C8D">
              <w:t>Support page should have list of FAQs</w:t>
            </w:r>
            <w:r w:rsidR="005E64C2">
              <w:t xml:space="preserve"> </w:t>
            </w:r>
            <w:r w:rsidR="005E64C2" w:rsidRPr="005E64C2">
              <w:rPr>
                <w:b/>
              </w:rPr>
              <w:t>&lt;Text to be provided by Stay Strong team&gt;</w:t>
            </w:r>
          </w:p>
        </w:tc>
      </w:tr>
    </w:tbl>
    <w:p w14:paraId="3BBCBB3F" w14:textId="686F820B" w:rsidR="00310A1F" w:rsidRPr="004C7C8D" w:rsidRDefault="008F4DCC" w:rsidP="00362560">
      <w:pPr>
        <w:rPr>
          <w:b/>
          <w:sz w:val="28"/>
          <w:szCs w:val="28"/>
        </w:rPr>
      </w:pPr>
      <w:r w:rsidRPr="004C7C8D">
        <w:rPr>
          <w:noProof/>
        </w:rPr>
        <mc:AlternateContent>
          <mc:Choice Requires="wps">
            <w:drawing>
              <wp:anchor distT="45720" distB="45720" distL="114300" distR="114300" simplePos="0" relativeHeight="251692032" behindDoc="0" locked="0" layoutInCell="1" allowOverlap="1" wp14:anchorId="260D9746" wp14:editId="355F64BF">
                <wp:simplePos x="0" y="0"/>
                <wp:positionH relativeFrom="margin">
                  <wp:align>left</wp:align>
                </wp:positionH>
                <wp:positionV relativeFrom="paragraph">
                  <wp:posOffset>2643188</wp:posOffset>
                </wp:positionV>
                <wp:extent cx="2360930" cy="1404620"/>
                <wp:effectExtent l="0" t="0" r="22860" b="1968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DFAAA68" w14:textId="0DC04EFB" w:rsidR="00405A6E" w:rsidRPr="00130A5D" w:rsidRDefault="00405A6E" w:rsidP="008A0468">
                            <w:pPr>
                              <w:spacing w:after="0" w:line="240" w:lineRule="auto"/>
                              <w:jc w:val="center"/>
                              <w:rPr>
                                <w:rFonts w:eastAsia="Times New Roman" w:cs="Times New Roman"/>
                                <w:i/>
                                <w:color w:val="000000"/>
                                <w:sz w:val="20"/>
                                <w:szCs w:val="20"/>
                              </w:rPr>
                            </w:pPr>
                            <w:r>
                              <w:rPr>
                                <w:rFonts w:eastAsia="Times New Roman" w:cs="Times New Roman"/>
                                <w:i/>
                                <w:color w:val="000000"/>
                                <w:sz w:val="20"/>
                                <w:szCs w:val="20"/>
                                <w:highlight w:val="yellow"/>
                              </w:rPr>
                              <w:t>VA Team will</w:t>
                            </w:r>
                            <w:r w:rsidRPr="00130A5D">
                              <w:rPr>
                                <w:rFonts w:eastAsia="Times New Roman" w:cs="Times New Roman"/>
                                <w:i/>
                                <w:color w:val="000000"/>
                                <w:sz w:val="20"/>
                                <w:szCs w:val="20"/>
                                <w:highlight w:val="yellow"/>
                              </w:rPr>
                              <w:t xml:space="preserve"> Develop FAQs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0D9746" id="_x0000_s1031" type="#_x0000_t202" style="position:absolute;margin-left:0;margin-top:208.15pt;width:185.9pt;height:110.6pt;z-index:25169203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8JSJgIAAEw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">
                <v:textbox style="mso-fit-shape-to-text:t">
                  <w:txbxContent>
                    <w:p w14:paraId="2DFAAA68" w14:textId="0DC04EFB" w:rsidR="00405A6E" w:rsidRPr="00130A5D" w:rsidRDefault="00405A6E" w:rsidP="008A0468">
                      <w:pPr>
                        <w:spacing w:after="0" w:line="240" w:lineRule="auto"/>
                        <w:jc w:val="center"/>
                        <w:rPr>
                          <w:rFonts w:eastAsia="Times New Roman" w:cs="Times New Roman"/>
                          <w:i/>
                          <w:color w:val="000000"/>
                          <w:sz w:val="20"/>
                          <w:szCs w:val="20"/>
                        </w:rPr>
                      </w:pPr>
                      <w:r>
                        <w:rPr>
                          <w:rFonts w:eastAsia="Times New Roman" w:cs="Times New Roman"/>
                          <w:i/>
                          <w:color w:val="000000"/>
                          <w:sz w:val="20"/>
                          <w:szCs w:val="20"/>
                          <w:highlight w:val="yellow"/>
                        </w:rPr>
                        <w:t>VA Team will</w:t>
                      </w:r>
                      <w:r w:rsidRPr="00130A5D">
                        <w:rPr>
                          <w:rFonts w:eastAsia="Times New Roman" w:cs="Times New Roman"/>
                          <w:i/>
                          <w:color w:val="000000"/>
                          <w:sz w:val="20"/>
                          <w:szCs w:val="20"/>
                          <w:highlight w:val="yellow"/>
                        </w:rPr>
                        <w:t xml:space="preserve"> Develop FAQs</w:t>
                      </w:r>
                    </w:p>
                  </w:txbxContent>
                </v:textbox>
                <w10:wrap anchorx="margin"/>
              </v:shape>
            </w:pict>
          </mc:Fallback>
        </mc:AlternateContent>
      </w:r>
      <w:r w:rsidR="00436390" w:rsidRPr="004C7C8D">
        <w:rPr>
          <w:b/>
          <w:sz w:val="28"/>
          <w:szCs w:val="28"/>
        </w:rPr>
        <w:t xml:space="preserve">                    </w:t>
      </w:r>
      <w:r w:rsidR="00D9176A" w:rsidRPr="004C7C8D">
        <w:rPr>
          <w:b/>
          <w:sz w:val="28"/>
          <w:szCs w:val="28"/>
        </w:rPr>
        <w:t xml:space="preserve">                     </w:t>
      </w:r>
      <w:r w:rsidR="00E27FC5" w:rsidRPr="004C7C8D">
        <w:rPr>
          <w:noProof/>
        </w:rPr>
        <w:drawing>
          <wp:inline distT="0" distB="0" distL="0" distR="0" wp14:anchorId="5ED3E356" wp14:editId="01C53150">
            <wp:extent cx="4467225" cy="3384782"/>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4470583" cy="3387326"/>
                    </a:xfrm>
                    <a:prstGeom prst="rect">
                      <a:avLst/>
                    </a:prstGeom>
                  </pic:spPr>
                </pic:pic>
              </a:graphicData>
            </a:graphic>
          </wp:inline>
        </w:drawing>
      </w:r>
      <w:r w:rsidR="00D9176A" w:rsidRPr="004C7C8D">
        <w:rPr>
          <w:b/>
          <w:sz w:val="28"/>
          <w:szCs w:val="28"/>
        </w:rPr>
        <w:t xml:space="preserve">                               </w:t>
      </w:r>
    </w:p>
    <w:p w14:paraId="52684198" w14:textId="77777777" w:rsidR="00D814D7" w:rsidRPr="004C7C8D" w:rsidRDefault="00D814D7" w:rsidP="00362560">
      <w:pPr>
        <w:rPr>
          <w:b/>
          <w:sz w:val="28"/>
          <w:szCs w:val="28"/>
        </w:rPr>
      </w:pPr>
      <w:r w:rsidRPr="004C7C8D">
        <w:rPr>
          <w:b/>
          <w:sz w:val="28"/>
          <w:szCs w:val="28"/>
        </w:rPr>
        <w:t>8. Apps &amp; Devices</w:t>
      </w:r>
    </w:p>
    <w:tbl>
      <w:tblPr>
        <w:tblStyle w:val="TableGrid"/>
        <w:tblW w:w="10170" w:type="dxa"/>
        <w:tblInd w:w="-5" w:type="dxa"/>
        <w:tblLook w:val="04A0" w:firstRow="1" w:lastRow="0" w:firstColumn="1" w:lastColumn="0" w:noHBand="0" w:noVBand="1"/>
      </w:tblPr>
      <w:tblGrid>
        <w:gridCol w:w="785"/>
        <w:gridCol w:w="1653"/>
        <w:gridCol w:w="1924"/>
        <w:gridCol w:w="5808"/>
      </w:tblGrid>
      <w:tr w:rsidR="00524FEF" w:rsidRPr="004C7C8D" w14:paraId="5A9E4F3F" w14:textId="77777777" w:rsidTr="005B1C79">
        <w:tc>
          <w:tcPr>
            <w:tcW w:w="785" w:type="dxa"/>
          </w:tcPr>
          <w:p w14:paraId="04A938AB" w14:textId="77777777" w:rsidR="00524FEF" w:rsidRPr="004C7C8D" w:rsidRDefault="00524FEF" w:rsidP="005B1C79">
            <w:pPr>
              <w:pStyle w:val="ListParagraph"/>
              <w:ind w:left="0"/>
              <w:rPr>
                <w:b/>
              </w:rPr>
            </w:pPr>
            <w:r w:rsidRPr="004C7C8D">
              <w:rPr>
                <w:b/>
              </w:rPr>
              <w:t>Req No.</w:t>
            </w:r>
          </w:p>
        </w:tc>
        <w:tc>
          <w:tcPr>
            <w:tcW w:w="1653" w:type="dxa"/>
          </w:tcPr>
          <w:p w14:paraId="6AEFA06E" w14:textId="77777777" w:rsidR="00524FEF" w:rsidRPr="004C7C8D" w:rsidRDefault="00524FEF" w:rsidP="005B1C79">
            <w:pPr>
              <w:pStyle w:val="ListParagraph"/>
              <w:ind w:left="0"/>
              <w:rPr>
                <w:b/>
              </w:rPr>
            </w:pPr>
            <w:r w:rsidRPr="004C7C8D">
              <w:rPr>
                <w:b/>
              </w:rPr>
              <w:t>Requirement</w:t>
            </w:r>
          </w:p>
        </w:tc>
        <w:tc>
          <w:tcPr>
            <w:tcW w:w="1924" w:type="dxa"/>
          </w:tcPr>
          <w:p w14:paraId="05EA9187" w14:textId="77777777" w:rsidR="00524FEF" w:rsidRPr="004C7C8D" w:rsidRDefault="00524FEF" w:rsidP="005B1C79">
            <w:pPr>
              <w:pStyle w:val="ListParagraph"/>
              <w:ind w:left="0"/>
              <w:rPr>
                <w:b/>
              </w:rPr>
            </w:pPr>
            <w:r w:rsidRPr="004C7C8D">
              <w:rPr>
                <w:b/>
              </w:rPr>
              <w:t>Details</w:t>
            </w:r>
          </w:p>
        </w:tc>
        <w:tc>
          <w:tcPr>
            <w:tcW w:w="5808" w:type="dxa"/>
          </w:tcPr>
          <w:p w14:paraId="12DD9B5F" w14:textId="77777777" w:rsidR="00524FEF" w:rsidRPr="004C7C8D" w:rsidRDefault="00524FEF" w:rsidP="005B1C79">
            <w:pPr>
              <w:pStyle w:val="ListParagraph"/>
              <w:ind w:left="0"/>
              <w:rPr>
                <w:b/>
              </w:rPr>
            </w:pPr>
            <w:r w:rsidRPr="004C7C8D">
              <w:rPr>
                <w:b/>
              </w:rPr>
              <w:t>Acceptance Criteria</w:t>
            </w:r>
          </w:p>
        </w:tc>
      </w:tr>
      <w:tr w:rsidR="00524FEF" w:rsidRPr="004C7C8D" w14:paraId="427CA08B" w14:textId="77777777" w:rsidTr="005B1C79">
        <w:tc>
          <w:tcPr>
            <w:tcW w:w="785" w:type="dxa"/>
          </w:tcPr>
          <w:p w14:paraId="06530586" w14:textId="77777777" w:rsidR="00524FEF" w:rsidRPr="004C7C8D" w:rsidRDefault="00524FEF" w:rsidP="00B76508">
            <w:pPr>
              <w:pStyle w:val="ListParagraph"/>
              <w:numPr>
                <w:ilvl w:val="0"/>
                <w:numId w:val="29"/>
              </w:numPr>
            </w:pPr>
          </w:p>
        </w:tc>
        <w:tc>
          <w:tcPr>
            <w:tcW w:w="1653" w:type="dxa"/>
          </w:tcPr>
          <w:p w14:paraId="3A078CCB" w14:textId="77777777" w:rsidR="00524FEF" w:rsidRPr="004C7C8D" w:rsidRDefault="007B499E" w:rsidP="005B1C79">
            <w:pPr>
              <w:pStyle w:val="ListParagraph"/>
              <w:ind w:left="0"/>
              <w:rPr>
                <w:color w:val="0070C0"/>
                <w:sz w:val="24"/>
                <w:szCs w:val="24"/>
              </w:rPr>
            </w:pPr>
            <w:r w:rsidRPr="004C7C8D">
              <w:t>Apps &amp; Devices screen</w:t>
            </w:r>
          </w:p>
        </w:tc>
        <w:tc>
          <w:tcPr>
            <w:tcW w:w="1924" w:type="dxa"/>
          </w:tcPr>
          <w:p w14:paraId="4EB11A8B" w14:textId="77777777" w:rsidR="00524FEF" w:rsidRPr="004C7C8D" w:rsidRDefault="00524FEF" w:rsidP="005B1C79">
            <w:pPr>
              <w:pStyle w:val="ListParagraph"/>
              <w:ind w:left="0"/>
            </w:pPr>
            <w:r w:rsidRPr="004C7C8D">
              <w:t xml:space="preserve">Participants should be able to </w:t>
            </w:r>
            <w:r w:rsidR="007B499E" w:rsidRPr="004C7C8D">
              <w:t>access Apps &amp; Devices screen</w:t>
            </w:r>
            <w:r w:rsidRPr="004C7C8D">
              <w:t xml:space="preserve"> </w:t>
            </w:r>
          </w:p>
        </w:tc>
        <w:tc>
          <w:tcPr>
            <w:tcW w:w="5808" w:type="dxa"/>
          </w:tcPr>
          <w:p w14:paraId="7B541551" w14:textId="77777777" w:rsidR="00524FEF" w:rsidRPr="004C7C8D" w:rsidRDefault="00FC39F5" w:rsidP="00B76508">
            <w:pPr>
              <w:pStyle w:val="ListParagraph"/>
              <w:numPr>
                <w:ilvl w:val="0"/>
                <w:numId w:val="30"/>
              </w:numPr>
              <w:jc w:val="both"/>
            </w:pPr>
            <w:r w:rsidRPr="004C7C8D">
              <w:t xml:space="preserve">Participants will click on the </w:t>
            </w:r>
            <w:r w:rsidR="005109D1" w:rsidRPr="004C7C8D">
              <w:t xml:space="preserve">Apps &amp; Devices screen and be taken to the </w:t>
            </w:r>
            <w:r w:rsidR="0063596A" w:rsidRPr="004C7C8D">
              <w:t>screen with options to pair the AND Weight scale and Fitbit.</w:t>
            </w:r>
          </w:p>
          <w:p w14:paraId="63C2C7EC" w14:textId="77777777" w:rsidR="0063596A" w:rsidRPr="004C7C8D" w:rsidRDefault="0063596A" w:rsidP="0063596A">
            <w:pPr>
              <w:jc w:val="both"/>
            </w:pPr>
          </w:p>
        </w:tc>
      </w:tr>
      <w:tr w:rsidR="0063596A" w:rsidRPr="004C7C8D" w14:paraId="1EDE7663" w14:textId="77777777" w:rsidTr="005B1C79">
        <w:tc>
          <w:tcPr>
            <w:tcW w:w="785" w:type="dxa"/>
          </w:tcPr>
          <w:p w14:paraId="4227DF58" w14:textId="77777777" w:rsidR="0063596A" w:rsidRPr="004C7C8D" w:rsidRDefault="0063596A" w:rsidP="00B76508">
            <w:pPr>
              <w:pStyle w:val="ListParagraph"/>
              <w:numPr>
                <w:ilvl w:val="0"/>
                <w:numId w:val="29"/>
              </w:numPr>
            </w:pPr>
          </w:p>
        </w:tc>
        <w:tc>
          <w:tcPr>
            <w:tcW w:w="1653" w:type="dxa"/>
          </w:tcPr>
          <w:p w14:paraId="0EB00D8F" w14:textId="77777777" w:rsidR="0063596A" w:rsidRPr="004C7C8D" w:rsidRDefault="007B499E" w:rsidP="005B1C79">
            <w:pPr>
              <w:pStyle w:val="ListParagraph"/>
              <w:ind w:left="0"/>
            </w:pPr>
            <w:r w:rsidRPr="004C7C8D">
              <w:t>Pair devices</w:t>
            </w:r>
          </w:p>
        </w:tc>
        <w:tc>
          <w:tcPr>
            <w:tcW w:w="1924" w:type="dxa"/>
          </w:tcPr>
          <w:p w14:paraId="1304F195" w14:textId="77777777" w:rsidR="0063596A" w:rsidRPr="004C7C8D" w:rsidRDefault="007B499E" w:rsidP="005B1C79">
            <w:pPr>
              <w:pStyle w:val="ListParagraph"/>
              <w:ind w:left="0"/>
            </w:pPr>
            <w:r w:rsidRPr="004C7C8D">
              <w:t>Participants should be able to pair their devices using the app</w:t>
            </w:r>
          </w:p>
        </w:tc>
        <w:tc>
          <w:tcPr>
            <w:tcW w:w="5808" w:type="dxa"/>
          </w:tcPr>
          <w:p w14:paraId="3FB4914F" w14:textId="77777777" w:rsidR="007B499E" w:rsidRPr="004C7C8D" w:rsidRDefault="007B499E" w:rsidP="00B76508">
            <w:pPr>
              <w:pStyle w:val="ListParagraph"/>
              <w:numPr>
                <w:ilvl w:val="0"/>
                <w:numId w:val="32"/>
              </w:numPr>
              <w:jc w:val="both"/>
            </w:pPr>
            <w:r w:rsidRPr="004C7C8D">
              <w:t xml:space="preserve">Participants will follow the steps for pairing each of the devices </w:t>
            </w:r>
          </w:p>
          <w:p w14:paraId="0D3755AD" w14:textId="77777777" w:rsidR="0063596A" w:rsidRPr="004C7C8D" w:rsidRDefault="007B499E" w:rsidP="00B76508">
            <w:pPr>
              <w:pStyle w:val="ListParagraph"/>
              <w:numPr>
                <w:ilvl w:val="0"/>
                <w:numId w:val="32"/>
              </w:numPr>
              <w:jc w:val="both"/>
            </w:pPr>
            <w:r w:rsidRPr="004C7C8D">
              <w:rPr>
                <w:color w:val="ED7D31" w:themeColor="accent2"/>
              </w:rPr>
              <w:t>NOTE: Screenshots of pairing instructions below</w:t>
            </w:r>
            <w:r w:rsidR="001E3EC8" w:rsidRPr="004C7C8D">
              <w:rPr>
                <w:color w:val="ED7D31" w:themeColor="accent2"/>
              </w:rPr>
              <w:t>. This is the same functionality as in V1</w:t>
            </w:r>
          </w:p>
        </w:tc>
      </w:tr>
      <w:tr w:rsidR="007B499E" w:rsidRPr="004C7C8D" w14:paraId="076A7A82" w14:textId="77777777" w:rsidTr="005B1C79">
        <w:tc>
          <w:tcPr>
            <w:tcW w:w="785" w:type="dxa"/>
          </w:tcPr>
          <w:p w14:paraId="577071B4" w14:textId="77777777" w:rsidR="007B499E" w:rsidRPr="004C7C8D" w:rsidRDefault="007B499E" w:rsidP="00B76508">
            <w:pPr>
              <w:pStyle w:val="ListParagraph"/>
              <w:numPr>
                <w:ilvl w:val="0"/>
                <w:numId w:val="29"/>
              </w:numPr>
            </w:pPr>
          </w:p>
        </w:tc>
        <w:tc>
          <w:tcPr>
            <w:tcW w:w="1653" w:type="dxa"/>
          </w:tcPr>
          <w:p w14:paraId="0FC6FA02" w14:textId="77777777" w:rsidR="007B499E" w:rsidRPr="004C7C8D" w:rsidRDefault="007B499E" w:rsidP="007B499E">
            <w:pPr>
              <w:pStyle w:val="ListParagraph"/>
              <w:ind w:left="0"/>
            </w:pPr>
            <w:r w:rsidRPr="004C7C8D">
              <w:t>Unpair Devices</w:t>
            </w:r>
          </w:p>
        </w:tc>
        <w:tc>
          <w:tcPr>
            <w:tcW w:w="1924" w:type="dxa"/>
          </w:tcPr>
          <w:p w14:paraId="5F71DC9E" w14:textId="77777777" w:rsidR="007B499E" w:rsidRPr="004C7C8D" w:rsidRDefault="007B499E" w:rsidP="007B499E">
            <w:pPr>
              <w:pStyle w:val="ListParagraph"/>
              <w:ind w:left="0"/>
            </w:pPr>
            <w:r w:rsidRPr="004C7C8D">
              <w:t>Participants should be able to unpair their devices</w:t>
            </w:r>
          </w:p>
        </w:tc>
        <w:tc>
          <w:tcPr>
            <w:tcW w:w="5808" w:type="dxa"/>
          </w:tcPr>
          <w:p w14:paraId="2E297496" w14:textId="77777777" w:rsidR="007B499E" w:rsidRPr="004C7C8D" w:rsidRDefault="007B499E" w:rsidP="00B76508">
            <w:pPr>
              <w:pStyle w:val="ListParagraph"/>
              <w:numPr>
                <w:ilvl w:val="0"/>
                <w:numId w:val="33"/>
              </w:numPr>
              <w:jc w:val="both"/>
            </w:pPr>
            <w:r w:rsidRPr="004C7C8D">
              <w:t>Participants can slide on the paired device and select Unpair to unpair their devices.</w:t>
            </w:r>
          </w:p>
        </w:tc>
      </w:tr>
      <w:tr w:rsidR="007B499E" w:rsidRPr="004C7C8D" w14:paraId="18809D1A" w14:textId="77777777" w:rsidTr="005B1C79">
        <w:tc>
          <w:tcPr>
            <w:tcW w:w="785" w:type="dxa"/>
          </w:tcPr>
          <w:p w14:paraId="1AEA82CE" w14:textId="77777777" w:rsidR="007B499E" w:rsidRPr="004C7C8D" w:rsidRDefault="007C29E2" w:rsidP="007B499E">
            <w:r w:rsidRPr="004C7C8D">
              <w:t>4</w:t>
            </w:r>
            <w:r w:rsidR="007B499E" w:rsidRPr="004C7C8D">
              <w:t>.</w:t>
            </w:r>
          </w:p>
        </w:tc>
        <w:tc>
          <w:tcPr>
            <w:tcW w:w="1653" w:type="dxa"/>
          </w:tcPr>
          <w:p w14:paraId="31A8C771" w14:textId="77777777" w:rsidR="007B499E" w:rsidRPr="004C7C8D" w:rsidRDefault="007B499E" w:rsidP="007B499E">
            <w:pPr>
              <w:pStyle w:val="ListParagraph"/>
              <w:ind w:left="0"/>
            </w:pPr>
            <w:r w:rsidRPr="004C7C8D">
              <w:t>Wall Message</w:t>
            </w:r>
          </w:p>
        </w:tc>
        <w:tc>
          <w:tcPr>
            <w:tcW w:w="1924" w:type="dxa"/>
          </w:tcPr>
          <w:p w14:paraId="32F81324" w14:textId="77777777" w:rsidR="007B499E" w:rsidRPr="004C7C8D" w:rsidRDefault="007B499E" w:rsidP="007B499E">
            <w:pPr>
              <w:pStyle w:val="ListParagraph"/>
              <w:ind w:left="0"/>
            </w:pPr>
            <w:r w:rsidRPr="004C7C8D">
              <w:t>Participants should see a wall message after pairing their devices</w:t>
            </w:r>
          </w:p>
        </w:tc>
        <w:tc>
          <w:tcPr>
            <w:tcW w:w="5808" w:type="dxa"/>
          </w:tcPr>
          <w:p w14:paraId="720324CA" w14:textId="77777777" w:rsidR="007B499E" w:rsidRPr="004C7C8D" w:rsidRDefault="001E3EC8" w:rsidP="00B76508">
            <w:pPr>
              <w:pStyle w:val="ListParagraph"/>
              <w:numPr>
                <w:ilvl w:val="0"/>
                <w:numId w:val="31"/>
              </w:numPr>
              <w:jc w:val="both"/>
            </w:pPr>
            <w:r w:rsidRPr="004C7C8D">
              <w:t>After the Weight scale has been paired, participants will see a wall message thanking them for pairing their devices.</w:t>
            </w:r>
          </w:p>
          <w:p w14:paraId="7DA75BFB" w14:textId="77777777" w:rsidR="001E3EC8" w:rsidRPr="004C7C8D" w:rsidRDefault="001E3EC8" w:rsidP="00B76508">
            <w:pPr>
              <w:pStyle w:val="ListParagraph"/>
              <w:numPr>
                <w:ilvl w:val="0"/>
                <w:numId w:val="31"/>
              </w:numPr>
              <w:jc w:val="both"/>
            </w:pPr>
            <w:r w:rsidRPr="004C7C8D">
              <w:t>After the fitbit has been paired, participants will see a wall message thanking them for pairing their devices.</w:t>
            </w:r>
          </w:p>
        </w:tc>
      </w:tr>
    </w:tbl>
    <w:p w14:paraId="1917BE19" w14:textId="77777777" w:rsidR="00D814D7" w:rsidRPr="004C7C8D" w:rsidRDefault="00D814D7" w:rsidP="00362560">
      <w:pPr>
        <w:rPr>
          <w:b/>
          <w:sz w:val="28"/>
          <w:szCs w:val="28"/>
        </w:rPr>
      </w:pPr>
    </w:p>
    <w:p w14:paraId="3EE47BC8" w14:textId="77777777" w:rsidR="00E27FC5" w:rsidRPr="004C7C8D" w:rsidRDefault="00E27FC5" w:rsidP="00362560">
      <w:pPr>
        <w:rPr>
          <w:b/>
          <w:sz w:val="28"/>
          <w:szCs w:val="28"/>
        </w:rPr>
      </w:pPr>
    </w:p>
    <w:p w14:paraId="5E6D720F" w14:textId="29903D64" w:rsidR="00E27FC5" w:rsidRPr="004C7C8D" w:rsidRDefault="00A847E0" w:rsidP="00362560">
      <w:pPr>
        <w:rPr>
          <w:b/>
          <w:sz w:val="28"/>
          <w:szCs w:val="28"/>
        </w:rPr>
      </w:pPr>
      <w:r w:rsidRPr="004C7C8D">
        <w:rPr>
          <w:b/>
          <w:i/>
          <w:noProof/>
          <w:sz w:val="24"/>
          <w:szCs w:val="24"/>
        </w:rPr>
        <w:drawing>
          <wp:anchor distT="0" distB="0" distL="114300" distR="114300" simplePos="0" relativeHeight="251677696" behindDoc="0" locked="0" layoutInCell="1" allowOverlap="1" wp14:anchorId="5EFF2780" wp14:editId="35460870">
            <wp:simplePos x="0" y="0"/>
            <wp:positionH relativeFrom="column">
              <wp:posOffset>5375910</wp:posOffset>
            </wp:positionH>
            <wp:positionV relativeFrom="paragraph">
              <wp:posOffset>276225</wp:posOffset>
            </wp:positionV>
            <wp:extent cx="2621280" cy="4662805"/>
            <wp:effectExtent l="0" t="0" r="7620" b="4445"/>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cstate="email">
                      <a:extLst>
                        <a:ext uri="{28A0092B-C50C-407E-A947-70E740481C1C}">
                          <a14:useLocalDpi xmlns:a14="http://schemas.microsoft.com/office/drawing/2010/main"/>
                        </a:ext>
                      </a:extLst>
                    </a:blip>
                    <a:stretch>
                      <a:fillRect/>
                    </a:stretch>
                  </pic:blipFill>
                  <pic:spPr>
                    <a:xfrm>
                      <a:off x="0" y="0"/>
                      <a:ext cx="2621280" cy="4662805"/>
                    </a:xfrm>
                    <a:prstGeom prst="rect">
                      <a:avLst/>
                    </a:prstGeom>
                  </pic:spPr>
                </pic:pic>
              </a:graphicData>
            </a:graphic>
          </wp:anchor>
        </w:drawing>
      </w:r>
    </w:p>
    <w:p w14:paraId="27BD9174" w14:textId="77777777" w:rsidR="00EA01A0" w:rsidRPr="004C7C8D" w:rsidRDefault="007C29E2" w:rsidP="00362560">
      <w:pPr>
        <w:rPr>
          <w:i/>
          <w:sz w:val="24"/>
          <w:szCs w:val="24"/>
        </w:rPr>
      </w:pPr>
      <w:r w:rsidRPr="004C7C8D">
        <w:rPr>
          <w:i/>
          <w:sz w:val="24"/>
          <w:szCs w:val="24"/>
        </w:rPr>
        <w:t>1. Apps &amp; Devices screen</w:t>
      </w:r>
    </w:p>
    <w:p w14:paraId="2E81C71D" w14:textId="3C371E3F" w:rsidR="00561AA8" w:rsidRPr="004C7C8D" w:rsidRDefault="00E27FC5" w:rsidP="00362560">
      <w:pPr>
        <w:rPr>
          <w:b/>
          <w:i/>
          <w:sz w:val="24"/>
          <w:szCs w:val="24"/>
        </w:rPr>
      </w:pPr>
      <w:r w:rsidRPr="004C7C8D">
        <w:rPr>
          <w:noProof/>
        </w:rPr>
        <w:drawing>
          <wp:inline distT="0" distB="0" distL="0" distR="0" wp14:anchorId="05018017" wp14:editId="1D8FEB63">
            <wp:extent cx="1666875" cy="25038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1672799" cy="2512728"/>
                    </a:xfrm>
                    <a:prstGeom prst="rect">
                      <a:avLst/>
                    </a:prstGeom>
                  </pic:spPr>
                </pic:pic>
              </a:graphicData>
            </a:graphic>
          </wp:inline>
        </w:drawing>
      </w:r>
      <w:r w:rsidR="00561AA8" w:rsidRPr="004C7C8D">
        <w:rPr>
          <w:b/>
          <w:i/>
          <w:noProof/>
          <w:sz w:val="24"/>
          <w:szCs w:val="24"/>
        </w:rPr>
        <mc:AlternateContent>
          <mc:Choice Requires="wps">
            <w:drawing>
              <wp:anchor distT="0" distB="0" distL="114300" distR="114300" simplePos="0" relativeHeight="251679744" behindDoc="0" locked="0" layoutInCell="1" allowOverlap="1" wp14:anchorId="4853780D" wp14:editId="45316A42">
                <wp:simplePos x="0" y="0"/>
                <wp:positionH relativeFrom="column">
                  <wp:posOffset>7533005</wp:posOffset>
                </wp:positionH>
                <wp:positionV relativeFrom="paragraph">
                  <wp:posOffset>4913630</wp:posOffset>
                </wp:positionV>
                <wp:extent cx="2752063" cy="246221"/>
                <wp:effectExtent l="0" t="0" r="0" b="0"/>
                <wp:wrapNone/>
                <wp:docPr id="19" name="TextBox 10"/>
                <wp:cNvGraphicFramePr/>
                <a:graphic xmlns:a="http://schemas.openxmlformats.org/drawingml/2006/main">
                  <a:graphicData uri="http://schemas.microsoft.com/office/word/2010/wordprocessingShape">
                    <wps:wsp>
                      <wps:cNvSpPr txBox="1"/>
                      <wps:spPr>
                        <a:xfrm>
                          <a:off x="0" y="0"/>
                          <a:ext cx="2752063" cy="246221"/>
                        </a:xfrm>
                        <a:prstGeom prst="rect">
                          <a:avLst/>
                        </a:prstGeom>
                        <a:noFill/>
                      </wps:spPr>
                      <wps:txbx>
                        <w:txbxContent>
                          <w:p w14:paraId="0208149C" w14:textId="77777777" w:rsidR="00405A6E" w:rsidRDefault="00405A6E" w:rsidP="00561AA8">
                            <w:pPr>
                              <w:pStyle w:val="NormalWeb"/>
                              <w:spacing w:before="0" w:beforeAutospacing="0" w:after="0" w:afterAutospacing="0"/>
                            </w:pPr>
                            <w:r>
                              <w:rPr>
                                <w:rFonts w:asciiTheme="minorHAnsi" w:hAnsi="Calibri" w:cstheme="minorBidi"/>
                                <w:color w:val="000000" w:themeColor="text1"/>
                                <w:kern w:val="24"/>
                                <w:sz w:val="20"/>
                                <w:szCs w:val="20"/>
                              </w:rPr>
                              <w:t>Scale pairing</w:t>
                            </w:r>
                          </w:p>
                        </w:txbxContent>
                      </wps:txbx>
                      <wps:bodyPr wrap="square" rtlCol="0">
                        <a:spAutoFit/>
                      </wps:bodyPr>
                    </wps:wsp>
                  </a:graphicData>
                </a:graphic>
              </wp:anchor>
            </w:drawing>
          </mc:Choice>
          <mc:Fallback>
            <w:pict>
              <v:shape w14:anchorId="4853780D" id="TextBox 10" o:spid="_x0000_s1032" type="#_x0000_t202" style="position:absolute;margin-left:593.15pt;margin-top:386.9pt;width:216.7pt;height:19.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" filled="f" stroked="f">
                <v:textbox style="mso-fit-shape-to-text:t">
                  <w:txbxContent>
                    <w:p w14:paraId="0208149C" w14:textId="77777777" w:rsidR="00405A6E" w:rsidRDefault="00405A6E" w:rsidP="00561AA8">
                      <w:pPr>
                        <w:pStyle w:val="NormalWeb"/>
                        <w:spacing w:before="0" w:beforeAutospacing="0" w:after="0" w:afterAutospacing="0"/>
                      </w:pPr>
                      <w:r>
                        <w:rPr>
                          <w:rFonts w:asciiTheme="minorHAnsi" w:hAnsi="Calibri" w:cstheme="minorBidi"/>
                          <w:color w:val="000000" w:themeColor="text1"/>
                          <w:kern w:val="24"/>
                          <w:sz w:val="20"/>
                          <w:szCs w:val="20"/>
                        </w:rPr>
                        <w:t>Scale pairing</w:t>
                      </w:r>
                    </w:p>
                  </w:txbxContent>
                </v:textbox>
              </v:shape>
            </w:pict>
          </mc:Fallback>
        </mc:AlternateContent>
      </w:r>
      <w:r w:rsidR="00561AA8" w:rsidRPr="004C7C8D">
        <w:rPr>
          <w:b/>
          <w:i/>
          <w:sz w:val="24"/>
          <w:szCs w:val="24"/>
        </w:rPr>
        <w:t xml:space="preserve">              </w:t>
      </w:r>
      <w:r w:rsidR="00561AA8" w:rsidRPr="004C7C8D">
        <w:rPr>
          <w:b/>
          <w:i/>
          <w:noProof/>
          <w:sz w:val="24"/>
          <w:szCs w:val="24"/>
        </w:rPr>
        <w:drawing>
          <wp:inline distT="0" distB="0" distL="0" distR="0" wp14:anchorId="13C63029" wp14:editId="353241A1">
            <wp:extent cx="1429407"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1439822" cy="2609677"/>
                    </a:xfrm>
                    <a:prstGeom prst="rect">
                      <a:avLst/>
                    </a:prstGeom>
                    <a:noFill/>
                    <a:ln>
                      <a:noFill/>
                    </a:ln>
                  </pic:spPr>
                </pic:pic>
              </a:graphicData>
            </a:graphic>
          </wp:inline>
        </w:drawing>
      </w:r>
      <w:r w:rsidR="00561AA8" w:rsidRPr="004C7C8D">
        <w:rPr>
          <w:b/>
          <w:i/>
          <w:sz w:val="24"/>
          <w:szCs w:val="24"/>
        </w:rPr>
        <w:t xml:space="preserve">             </w:t>
      </w:r>
    </w:p>
    <w:p w14:paraId="43C07150" w14:textId="77777777" w:rsidR="00561AA8" w:rsidRPr="004C7C8D" w:rsidRDefault="007C29E2" w:rsidP="00362560">
      <w:pPr>
        <w:rPr>
          <w:i/>
          <w:sz w:val="24"/>
          <w:szCs w:val="24"/>
        </w:rPr>
      </w:pPr>
      <w:r w:rsidRPr="004C7C8D">
        <w:rPr>
          <w:i/>
          <w:sz w:val="24"/>
          <w:szCs w:val="24"/>
        </w:rPr>
        <w:t xml:space="preserve">2. Pair Devices: </w:t>
      </w:r>
    </w:p>
    <w:p w14:paraId="48C7D25E" w14:textId="77777777" w:rsidR="003144EF" w:rsidRPr="004C7C8D" w:rsidRDefault="003144EF" w:rsidP="00362560">
      <w:pPr>
        <w:rPr>
          <w:b/>
          <w:noProof/>
          <w:sz w:val="28"/>
          <w:szCs w:val="28"/>
        </w:rPr>
      </w:pPr>
      <w:r w:rsidRPr="004C7C8D">
        <w:rPr>
          <w:b/>
          <w:noProof/>
          <w:sz w:val="28"/>
          <w:szCs w:val="28"/>
        </w:rPr>
        <w:drawing>
          <wp:inline distT="0" distB="0" distL="0" distR="0" wp14:anchorId="640C81D2" wp14:editId="4EDD484E">
            <wp:extent cx="1679389" cy="2981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1687823" cy="2996298"/>
                    </a:xfrm>
                    <a:prstGeom prst="rect">
                      <a:avLst/>
                    </a:prstGeom>
                    <a:noFill/>
                    <a:ln>
                      <a:noFill/>
                    </a:ln>
                  </pic:spPr>
                </pic:pic>
              </a:graphicData>
            </a:graphic>
          </wp:inline>
        </w:drawing>
      </w:r>
      <w:r w:rsidRPr="004C7C8D">
        <w:rPr>
          <w:b/>
          <w:noProof/>
          <w:sz w:val="28"/>
          <w:szCs w:val="28"/>
        </w:rPr>
        <w:t xml:space="preserve">   </w:t>
      </w:r>
      <w:r w:rsidRPr="004C7C8D">
        <w:rPr>
          <w:b/>
          <w:noProof/>
          <w:sz w:val="28"/>
          <w:szCs w:val="28"/>
        </w:rPr>
        <w:drawing>
          <wp:inline distT="0" distB="0" distL="0" distR="0" wp14:anchorId="1A2BAB36" wp14:editId="1853E60D">
            <wp:extent cx="1782502" cy="30099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1792505" cy="3026791"/>
                    </a:xfrm>
                    <a:prstGeom prst="rect">
                      <a:avLst/>
                    </a:prstGeom>
                    <a:noFill/>
                    <a:ln>
                      <a:noFill/>
                    </a:ln>
                  </pic:spPr>
                </pic:pic>
              </a:graphicData>
            </a:graphic>
          </wp:inline>
        </w:drawing>
      </w:r>
      <w:r w:rsidRPr="004C7C8D">
        <w:rPr>
          <w:b/>
          <w:noProof/>
          <w:sz w:val="28"/>
          <w:szCs w:val="28"/>
        </w:rPr>
        <w:t xml:space="preserve">  </w:t>
      </w:r>
      <w:r w:rsidRPr="004C7C8D">
        <w:rPr>
          <w:b/>
          <w:noProof/>
          <w:sz w:val="28"/>
          <w:szCs w:val="28"/>
        </w:rPr>
        <w:drawing>
          <wp:inline distT="0" distB="0" distL="0" distR="0" wp14:anchorId="65AD335F" wp14:editId="4098BB9F">
            <wp:extent cx="1523822" cy="28956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1541734" cy="2929637"/>
                    </a:xfrm>
                    <a:prstGeom prst="rect">
                      <a:avLst/>
                    </a:prstGeom>
                    <a:noFill/>
                    <a:ln>
                      <a:noFill/>
                    </a:ln>
                  </pic:spPr>
                </pic:pic>
              </a:graphicData>
            </a:graphic>
          </wp:inline>
        </w:drawing>
      </w:r>
      <w:r w:rsidRPr="004C7C8D">
        <w:rPr>
          <w:b/>
          <w:noProof/>
          <w:sz w:val="28"/>
          <w:szCs w:val="28"/>
        </w:rPr>
        <w:t xml:space="preserve"> </w:t>
      </w:r>
    </w:p>
    <w:p w14:paraId="34DE44DA" w14:textId="77777777" w:rsidR="003144EF" w:rsidRPr="004C7C8D" w:rsidRDefault="003144EF" w:rsidP="00362560">
      <w:pPr>
        <w:rPr>
          <w:b/>
          <w:noProof/>
          <w:sz w:val="28"/>
          <w:szCs w:val="28"/>
        </w:rPr>
      </w:pPr>
    </w:p>
    <w:p w14:paraId="4E043DD4" w14:textId="77777777" w:rsidR="003144EF" w:rsidRPr="004C7C8D" w:rsidRDefault="003144EF" w:rsidP="00362560">
      <w:pPr>
        <w:rPr>
          <w:b/>
          <w:noProof/>
          <w:sz w:val="28"/>
          <w:szCs w:val="28"/>
        </w:rPr>
      </w:pPr>
      <w:r w:rsidRPr="004C7C8D">
        <w:rPr>
          <w:b/>
          <w:noProof/>
          <w:sz w:val="28"/>
          <w:szCs w:val="28"/>
        </w:rPr>
        <w:drawing>
          <wp:inline distT="0" distB="0" distL="0" distR="0" wp14:anchorId="3E62A31F" wp14:editId="6918A65D">
            <wp:extent cx="1542288" cy="32004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1553515" cy="3223697"/>
                    </a:xfrm>
                    <a:prstGeom prst="rect">
                      <a:avLst/>
                    </a:prstGeom>
                    <a:noFill/>
                    <a:ln>
                      <a:noFill/>
                    </a:ln>
                  </pic:spPr>
                </pic:pic>
              </a:graphicData>
            </a:graphic>
          </wp:inline>
        </w:drawing>
      </w:r>
      <w:r w:rsidRPr="004C7C8D">
        <w:rPr>
          <w:b/>
          <w:noProof/>
          <w:sz w:val="28"/>
          <w:szCs w:val="28"/>
        </w:rPr>
        <w:t xml:space="preserve">     </w:t>
      </w:r>
      <w:r w:rsidRPr="004C7C8D">
        <w:rPr>
          <w:b/>
          <w:noProof/>
          <w:sz w:val="28"/>
          <w:szCs w:val="28"/>
        </w:rPr>
        <w:drawing>
          <wp:inline distT="0" distB="0" distL="0" distR="0" wp14:anchorId="71B33046" wp14:editId="024FDC41">
            <wp:extent cx="1819275" cy="32232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1832368" cy="3246398"/>
                    </a:xfrm>
                    <a:prstGeom prst="rect">
                      <a:avLst/>
                    </a:prstGeom>
                    <a:noFill/>
                    <a:ln>
                      <a:noFill/>
                    </a:ln>
                  </pic:spPr>
                </pic:pic>
              </a:graphicData>
            </a:graphic>
          </wp:inline>
        </w:drawing>
      </w:r>
      <w:r w:rsidRPr="004C7C8D">
        <w:rPr>
          <w:b/>
          <w:noProof/>
          <w:sz w:val="28"/>
          <w:szCs w:val="28"/>
        </w:rPr>
        <w:t xml:space="preserve">     </w:t>
      </w:r>
      <w:r w:rsidRPr="004C7C8D">
        <w:rPr>
          <w:b/>
          <w:noProof/>
          <w:sz w:val="28"/>
          <w:szCs w:val="28"/>
        </w:rPr>
        <w:drawing>
          <wp:inline distT="0" distB="0" distL="0" distR="0" wp14:anchorId="4CC14F9A" wp14:editId="2F17A44F">
            <wp:extent cx="1762125" cy="3194644"/>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1768255" cy="3205758"/>
                    </a:xfrm>
                    <a:prstGeom prst="rect">
                      <a:avLst/>
                    </a:prstGeom>
                    <a:noFill/>
                    <a:ln>
                      <a:noFill/>
                    </a:ln>
                  </pic:spPr>
                </pic:pic>
              </a:graphicData>
            </a:graphic>
          </wp:inline>
        </w:drawing>
      </w:r>
    </w:p>
    <w:p w14:paraId="13C4D7AB" w14:textId="77777777" w:rsidR="003144EF" w:rsidRPr="004C7C8D" w:rsidRDefault="003144EF" w:rsidP="00362560">
      <w:pPr>
        <w:rPr>
          <w:b/>
          <w:sz w:val="28"/>
          <w:szCs w:val="28"/>
        </w:rPr>
      </w:pPr>
      <w:r w:rsidRPr="004C7C8D">
        <w:rPr>
          <w:b/>
          <w:noProof/>
          <w:sz w:val="28"/>
          <w:szCs w:val="28"/>
        </w:rPr>
        <w:drawing>
          <wp:inline distT="0" distB="0" distL="0" distR="0" wp14:anchorId="3907419E" wp14:editId="666D18D9">
            <wp:extent cx="1562100" cy="3104994"/>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1565471" cy="3111695"/>
                    </a:xfrm>
                    <a:prstGeom prst="rect">
                      <a:avLst/>
                    </a:prstGeom>
                    <a:noFill/>
                    <a:ln>
                      <a:noFill/>
                    </a:ln>
                  </pic:spPr>
                </pic:pic>
              </a:graphicData>
            </a:graphic>
          </wp:inline>
        </w:drawing>
      </w:r>
      <w:r w:rsidRPr="004C7C8D">
        <w:rPr>
          <w:b/>
          <w:sz w:val="28"/>
          <w:szCs w:val="28"/>
        </w:rPr>
        <w:t xml:space="preserve">       </w:t>
      </w:r>
      <w:r w:rsidRPr="004C7C8D">
        <w:rPr>
          <w:b/>
          <w:noProof/>
          <w:sz w:val="28"/>
          <w:szCs w:val="28"/>
        </w:rPr>
        <w:drawing>
          <wp:inline distT="0" distB="0" distL="0" distR="0" wp14:anchorId="025F1D7E" wp14:editId="15FB2A64">
            <wp:extent cx="1581150" cy="3098027"/>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1598108" cy="3131254"/>
                    </a:xfrm>
                    <a:prstGeom prst="rect">
                      <a:avLst/>
                    </a:prstGeom>
                    <a:noFill/>
                    <a:ln>
                      <a:noFill/>
                    </a:ln>
                  </pic:spPr>
                </pic:pic>
              </a:graphicData>
            </a:graphic>
          </wp:inline>
        </w:drawing>
      </w:r>
      <w:r w:rsidRPr="004C7C8D">
        <w:rPr>
          <w:b/>
          <w:sz w:val="28"/>
          <w:szCs w:val="28"/>
        </w:rPr>
        <w:t xml:space="preserve">       </w:t>
      </w:r>
      <w:r w:rsidRPr="004C7C8D">
        <w:rPr>
          <w:b/>
          <w:noProof/>
          <w:sz w:val="28"/>
          <w:szCs w:val="28"/>
        </w:rPr>
        <w:drawing>
          <wp:inline distT="0" distB="0" distL="0" distR="0" wp14:anchorId="5F95F9F9" wp14:editId="17A3A66B">
            <wp:extent cx="1733550" cy="308963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1742790" cy="3106102"/>
                    </a:xfrm>
                    <a:prstGeom prst="rect">
                      <a:avLst/>
                    </a:prstGeom>
                    <a:noFill/>
                    <a:ln>
                      <a:noFill/>
                    </a:ln>
                  </pic:spPr>
                </pic:pic>
              </a:graphicData>
            </a:graphic>
          </wp:inline>
        </w:drawing>
      </w:r>
    </w:p>
    <w:p w14:paraId="019272F2" w14:textId="77777777" w:rsidR="00393EDE" w:rsidRPr="004C7C8D" w:rsidRDefault="00393EDE" w:rsidP="00362560">
      <w:pPr>
        <w:rPr>
          <w:b/>
          <w:sz w:val="28"/>
          <w:szCs w:val="28"/>
        </w:rPr>
      </w:pPr>
    </w:p>
    <w:p w14:paraId="6A506DC0" w14:textId="77777777" w:rsidR="00393EDE" w:rsidRPr="004C7C8D" w:rsidRDefault="00393EDE" w:rsidP="00362560">
      <w:pPr>
        <w:rPr>
          <w:b/>
          <w:sz w:val="28"/>
          <w:szCs w:val="28"/>
        </w:rPr>
      </w:pPr>
    </w:p>
    <w:p w14:paraId="2A8F55AA" w14:textId="77777777" w:rsidR="00393EDE" w:rsidRPr="004C7C8D" w:rsidRDefault="00393EDE" w:rsidP="00362560">
      <w:pPr>
        <w:rPr>
          <w:b/>
          <w:sz w:val="28"/>
          <w:szCs w:val="28"/>
        </w:rPr>
      </w:pPr>
    </w:p>
    <w:p w14:paraId="57D623D0" w14:textId="77777777" w:rsidR="00393EDE" w:rsidRPr="004C7C8D" w:rsidRDefault="00393EDE" w:rsidP="00362560">
      <w:pPr>
        <w:rPr>
          <w:b/>
          <w:sz w:val="28"/>
          <w:szCs w:val="28"/>
        </w:rPr>
      </w:pPr>
    </w:p>
    <w:p w14:paraId="4D28C039" w14:textId="77777777" w:rsidR="00393EDE" w:rsidRPr="004C7C8D" w:rsidRDefault="00393EDE" w:rsidP="00362560">
      <w:pPr>
        <w:rPr>
          <w:b/>
          <w:sz w:val="28"/>
          <w:szCs w:val="28"/>
        </w:rPr>
      </w:pPr>
    </w:p>
    <w:p w14:paraId="2F63267F" w14:textId="77777777" w:rsidR="004A7870" w:rsidRPr="004C7C8D" w:rsidRDefault="00393EDE" w:rsidP="004A7870">
      <w:pPr>
        <w:rPr>
          <w:i/>
          <w:sz w:val="24"/>
          <w:szCs w:val="24"/>
        </w:rPr>
      </w:pPr>
      <w:r w:rsidRPr="004C7C8D">
        <w:rPr>
          <w:i/>
          <w:sz w:val="24"/>
          <w:szCs w:val="24"/>
        </w:rPr>
        <w:t>3. Unpair Devices</w:t>
      </w:r>
      <w:r w:rsidR="004A7870" w:rsidRPr="004C7C8D">
        <w:rPr>
          <w:i/>
          <w:sz w:val="24"/>
          <w:szCs w:val="24"/>
        </w:rPr>
        <w:t xml:space="preserve">                                                               4. Wall Message after pairing:</w:t>
      </w:r>
    </w:p>
    <w:p w14:paraId="09C89D2C" w14:textId="657A634A" w:rsidR="004A7870" w:rsidRPr="004C7C8D" w:rsidRDefault="00A47B56" w:rsidP="004A7870">
      <w:pPr>
        <w:rPr>
          <w:i/>
          <w:sz w:val="24"/>
          <w:szCs w:val="24"/>
        </w:rPr>
      </w:pPr>
      <w:r w:rsidRPr="004C7C8D">
        <w:rPr>
          <w:noProof/>
        </w:rPr>
        <mc:AlternateContent>
          <mc:Choice Requires="wps">
            <w:drawing>
              <wp:anchor distT="45720" distB="45720" distL="114300" distR="114300" simplePos="0" relativeHeight="251694080" behindDoc="0" locked="0" layoutInCell="1" allowOverlap="1" wp14:anchorId="3A0E31FC" wp14:editId="1DB1CC69">
                <wp:simplePos x="0" y="0"/>
                <wp:positionH relativeFrom="column">
                  <wp:posOffset>3124200</wp:posOffset>
                </wp:positionH>
                <wp:positionV relativeFrom="paragraph">
                  <wp:posOffset>1231265</wp:posOffset>
                </wp:positionV>
                <wp:extent cx="2305050" cy="1152525"/>
                <wp:effectExtent l="0" t="0" r="19050"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152525"/>
                        </a:xfrm>
                        <a:prstGeom prst="rect">
                          <a:avLst/>
                        </a:prstGeom>
                        <a:solidFill>
                          <a:srgbClr val="FFFFFF"/>
                        </a:solidFill>
                        <a:ln w="9525">
                          <a:solidFill>
                            <a:srgbClr val="000000"/>
                          </a:solidFill>
                          <a:miter lim="800000"/>
                          <a:headEnd/>
                          <a:tailEnd/>
                        </a:ln>
                      </wps:spPr>
                      <wps:txbx>
                        <w:txbxContent>
                          <w:p w14:paraId="0A1008DE" w14:textId="77777777" w:rsidR="00405A6E" w:rsidRPr="00130A5D" w:rsidRDefault="00405A6E" w:rsidP="00130A5D">
                            <w:pPr>
                              <w:spacing w:after="0" w:line="240" w:lineRule="auto"/>
                              <w:jc w:val="center"/>
                              <w:rPr>
                                <w:rFonts w:eastAsia="Times New Roman" w:cs="Times New Roman"/>
                                <w:i/>
                                <w:color w:val="000000"/>
                                <w:sz w:val="20"/>
                                <w:szCs w:val="20"/>
                                <w:highlight w:val="yellow"/>
                              </w:rPr>
                            </w:pPr>
                            <w:r w:rsidRPr="00130A5D">
                              <w:rPr>
                                <w:rFonts w:eastAsia="Times New Roman" w:cs="Times New Roman"/>
                                <w:i/>
                                <w:color w:val="000000"/>
                                <w:sz w:val="20"/>
                                <w:szCs w:val="20"/>
                                <w:highlight w:val="yellow"/>
                              </w:rPr>
                              <w:t>You have successfully connected your Fitbit and scale!</w:t>
                            </w:r>
                          </w:p>
                          <w:p w14:paraId="26BF9E1E" w14:textId="3F2A63C4" w:rsidR="00405A6E" w:rsidRPr="00130A5D" w:rsidRDefault="00405A6E" w:rsidP="00130A5D">
                            <w:pPr>
                              <w:spacing w:after="0" w:line="240" w:lineRule="auto"/>
                              <w:jc w:val="center"/>
                              <w:rPr>
                                <w:rFonts w:eastAsia="Times New Roman" w:cs="Times New Roman"/>
                                <w:i/>
                                <w:color w:val="000000"/>
                                <w:sz w:val="20"/>
                                <w:szCs w:val="20"/>
                              </w:rPr>
                            </w:pPr>
                            <w:r w:rsidRPr="00130A5D">
                              <w:rPr>
                                <w:rFonts w:eastAsia="Times New Roman" w:cs="Times New Roman"/>
                                <w:i/>
                                <w:color w:val="000000"/>
                                <w:sz w:val="20"/>
                                <w:szCs w:val="20"/>
                                <w:highlight w:val="yellow"/>
                              </w:rPr>
                              <w:t>Be sure to sync regularly. When you have synced enough data, we’ll</w:t>
                            </w:r>
                            <w:r>
                              <w:rPr>
                                <w:rFonts w:eastAsia="Times New Roman" w:cs="Times New Roman"/>
                                <w:i/>
                                <w:color w:val="000000"/>
                                <w:sz w:val="20"/>
                                <w:szCs w:val="20"/>
                                <w:highlight w:val="yellow"/>
                              </w:rPr>
                              <w:t xml:space="preserve"> send a message</w:t>
                            </w:r>
                            <w:r w:rsidRPr="008A0468">
                              <w:rPr>
                                <w:rFonts w:eastAsia="Times New Roman" w:cs="Times New Roman"/>
                                <w:i/>
                                <w:color w:val="000000"/>
                                <w:sz w:val="20"/>
                                <w:szCs w:val="20"/>
                                <w:highlight w:val="yellow"/>
                              </w:rPr>
                              <w:t xml:space="preserve"> </w:t>
                            </w:r>
                            <w:r>
                              <w:rPr>
                                <w:rFonts w:eastAsia="Times New Roman" w:cs="Times New Roman"/>
                                <w:i/>
                                <w:color w:val="000000"/>
                                <w:sz w:val="20"/>
                                <w:szCs w:val="20"/>
                                <w:highlight w:val="yellow"/>
                              </w:rPr>
                              <w:t xml:space="preserve">and you’ll get full access to your randomly assigned program.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E31FC" id="_x0000_s1033" type="#_x0000_t202" style="position:absolute;margin-left:246pt;margin-top:96.95pt;width:181.5pt;height:90.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">
                <v:textbox>
                  <w:txbxContent>
                    <w:p w14:paraId="0A1008DE" w14:textId="77777777" w:rsidR="00405A6E" w:rsidRPr="00130A5D" w:rsidRDefault="00405A6E" w:rsidP="00130A5D">
                      <w:pPr>
                        <w:spacing w:after="0" w:line="240" w:lineRule="auto"/>
                        <w:jc w:val="center"/>
                        <w:rPr>
                          <w:rFonts w:eastAsia="Times New Roman" w:cs="Times New Roman"/>
                          <w:i/>
                          <w:color w:val="000000"/>
                          <w:sz w:val="20"/>
                          <w:szCs w:val="20"/>
                          <w:highlight w:val="yellow"/>
                        </w:rPr>
                      </w:pPr>
                      <w:r w:rsidRPr="00130A5D">
                        <w:rPr>
                          <w:rFonts w:eastAsia="Times New Roman" w:cs="Times New Roman"/>
                          <w:i/>
                          <w:color w:val="000000"/>
                          <w:sz w:val="20"/>
                          <w:szCs w:val="20"/>
                          <w:highlight w:val="yellow"/>
                        </w:rPr>
                        <w:t>You have successfully connected your Fitbit and scale!</w:t>
                      </w:r>
                    </w:p>
                    <w:p w14:paraId="26BF9E1E" w14:textId="3F2A63C4" w:rsidR="00405A6E" w:rsidRPr="00130A5D" w:rsidRDefault="00405A6E" w:rsidP="00130A5D">
                      <w:pPr>
                        <w:spacing w:after="0" w:line="240" w:lineRule="auto"/>
                        <w:jc w:val="center"/>
                        <w:rPr>
                          <w:rFonts w:eastAsia="Times New Roman" w:cs="Times New Roman"/>
                          <w:i/>
                          <w:color w:val="000000"/>
                          <w:sz w:val="20"/>
                          <w:szCs w:val="20"/>
                        </w:rPr>
                      </w:pPr>
                      <w:r w:rsidRPr="00130A5D">
                        <w:rPr>
                          <w:rFonts w:eastAsia="Times New Roman" w:cs="Times New Roman"/>
                          <w:i/>
                          <w:color w:val="000000"/>
                          <w:sz w:val="20"/>
                          <w:szCs w:val="20"/>
                          <w:highlight w:val="yellow"/>
                        </w:rPr>
                        <w:t>Be sure to sync regularly. When you have synced enough data, we’ll</w:t>
                      </w:r>
                      <w:r>
                        <w:rPr>
                          <w:rFonts w:eastAsia="Times New Roman" w:cs="Times New Roman"/>
                          <w:i/>
                          <w:color w:val="000000"/>
                          <w:sz w:val="20"/>
                          <w:szCs w:val="20"/>
                          <w:highlight w:val="yellow"/>
                        </w:rPr>
                        <w:t xml:space="preserve"> send a message</w:t>
                      </w:r>
                      <w:r w:rsidRPr="008A0468">
                        <w:rPr>
                          <w:rFonts w:eastAsia="Times New Roman" w:cs="Times New Roman"/>
                          <w:i/>
                          <w:color w:val="000000"/>
                          <w:sz w:val="20"/>
                          <w:szCs w:val="20"/>
                          <w:highlight w:val="yellow"/>
                        </w:rPr>
                        <w:t xml:space="preserve"> </w:t>
                      </w:r>
                      <w:r>
                        <w:rPr>
                          <w:rFonts w:eastAsia="Times New Roman" w:cs="Times New Roman"/>
                          <w:i/>
                          <w:color w:val="000000"/>
                          <w:sz w:val="20"/>
                          <w:szCs w:val="20"/>
                          <w:highlight w:val="yellow"/>
                        </w:rPr>
                        <w:t xml:space="preserve">and you’ll get full access to your randomly assigned program. </w:t>
                      </w:r>
                    </w:p>
                  </w:txbxContent>
                </v:textbox>
              </v:shape>
            </w:pict>
          </mc:Fallback>
        </mc:AlternateContent>
      </w:r>
      <w:r w:rsidR="002561D6" w:rsidRPr="004C7C8D">
        <w:rPr>
          <w:noProof/>
        </w:rPr>
        <mc:AlternateContent>
          <mc:Choice Requires="wps">
            <w:drawing>
              <wp:anchor distT="45720" distB="45720" distL="114300" distR="114300" simplePos="0" relativeHeight="251683840" behindDoc="0" locked="0" layoutInCell="1" allowOverlap="1" wp14:anchorId="7C340BFE" wp14:editId="73BD0728">
                <wp:simplePos x="0" y="0"/>
                <wp:positionH relativeFrom="column">
                  <wp:posOffset>3438525</wp:posOffset>
                </wp:positionH>
                <wp:positionV relativeFrom="paragraph">
                  <wp:posOffset>1488440</wp:posOffset>
                </wp:positionV>
                <wp:extent cx="1628775" cy="600075"/>
                <wp:effectExtent l="0" t="0" r="28575" b="2857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00075"/>
                        </a:xfrm>
                        <a:prstGeom prst="rect">
                          <a:avLst/>
                        </a:prstGeom>
                        <a:solidFill>
                          <a:schemeClr val="tx1"/>
                        </a:solidFill>
                        <a:ln w="9525">
                          <a:solidFill>
                            <a:srgbClr val="000000"/>
                          </a:solidFill>
                          <a:miter lim="800000"/>
                          <a:headEnd/>
                          <a:tailEnd/>
                        </a:ln>
                      </wps:spPr>
                      <wps:txbx>
                        <w:txbxContent>
                          <w:p w14:paraId="4BB4CD53" w14:textId="77777777" w:rsidR="00405A6E" w:rsidRPr="002561D6" w:rsidRDefault="00405A6E" w:rsidP="001E3EC8">
                            <w:r w:rsidRPr="002561D6">
                              <w:t>Waiting on text from Stay Strong 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40BFE" id="_x0000_s1034" type="#_x0000_t202" style="position:absolute;margin-left:270.75pt;margin-top:117.2pt;width:128.25pt;height:47.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" fillcolor="black [3213]">
                <v:textbox>
                  <w:txbxContent>
                    <w:p w14:paraId="4BB4CD53" w14:textId="77777777" w:rsidR="00405A6E" w:rsidRPr="002561D6" w:rsidRDefault="00405A6E" w:rsidP="001E3EC8">
                      <w:r w:rsidRPr="002561D6">
                        <w:t>Waiting on text from Stay Strong team</w:t>
                      </w:r>
                    </w:p>
                  </w:txbxContent>
                </v:textbox>
              </v:shape>
            </w:pict>
          </mc:Fallback>
        </mc:AlternateContent>
      </w:r>
      <w:r w:rsidR="00393EDE" w:rsidRPr="004C7C8D">
        <w:rPr>
          <w:i/>
          <w:noProof/>
          <w:sz w:val="20"/>
          <w:szCs w:val="20"/>
        </w:rPr>
        <w:drawing>
          <wp:inline distT="0" distB="0" distL="0" distR="0" wp14:anchorId="35C87B59" wp14:editId="6730DBDF">
            <wp:extent cx="1956060" cy="37719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1963977" cy="3787167"/>
                    </a:xfrm>
                    <a:prstGeom prst="rect">
                      <a:avLst/>
                    </a:prstGeom>
                    <a:noFill/>
                    <a:ln>
                      <a:noFill/>
                    </a:ln>
                  </pic:spPr>
                </pic:pic>
              </a:graphicData>
            </a:graphic>
          </wp:inline>
        </w:drawing>
      </w:r>
      <w:r w:rsidR="004A7870" w:rsidRPr="004C7C8D">
        <w:rPr>
          <w:i/>
          <w:noProof/>
          <w:sz w:val="24"/>
          <w:szCs w:val="24"/>
        </w:rPr>
        <w:t xml:space="preserve">                                        </w:t>
      </w:r>
      <w:r w:rsidR="004A7870" w:rsidRPr="004C7C8D">
        <w:rPr>
          <w:i/>
          <w:noProof/>
          <w:sz w:val="24"/>
          <w:szCs w:val="24"/>
        </w:rPr>
        <w:drawing>
          <wp:inline distT="0" distB="0" distL="0" distR="0" wp14:anchorId="586FF258" wp14:editId="59B10F3B">
            <wp:extent cx="1974686" cy="3829050"/>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1982742" cy="3844671"/>
                    </a:xfrm>
                    <a:prstGeom prst="rect">
                      <a:avLst/>
                    </a:prstGeom>
                    <a:noFill/>
                    <a:ln>
                      <a:noFill/>
                    </a:ln>
                  </pic:spPr>
                </pic:pic>
              </a:graphicData>
            </a:graphic>
          </wp:inline>
        </w:drawing>
      </w:r>
      <w:r w:rsidR="001E3EC8" w:rsidRPr="004C7C8D">
        <w:rPr>
          <w:noProof/>
        </w:rPr>
        <w:t xml:space="preserve"> </w:t>
      </w:r>
    </w:p>
    <w:p w14:paraId="70425BF3" w14:textId="77777777" w:rsidR="00393EDE" w:rsidRPr="004C7C8D" w:rsidRDefault="00393EDE" w:rsidP="00362560">
      <w:pPr>
        <w:rPr>
          <w:i/>
          <w:sz w:val="20"/>
          <w:szCs w:val="20"/>
        </w:rPr>
      </w:pPr>
    </w:p>
    <w:p w14:paraId="3CCE779B" w14:textId="6E70A2CC" w:rsidR="00955BA5" w:rsidRPr="004C7C8D" w:rsidRDefault="00955BA5" w:rsidP="00955BA5">
      <w:pPr>
        <w:rPr>
          <w:b/>
          <w:sz w:val="28"/>
          <w:szCs w:val="28"/>
        </w:rPr>
      </w:pPr>
      <w:r w:rsidRPr="004C7C8D">
        <w:rPr>
          <w:b/>
          <w:sz w:val="28"/>
          <w:szCs w:val="28"/>
        </w:rPr>
        <w:t xml:space="preserve">9. </w:t>
      </w:r>
      <w:r w:rsidR="001D4965" w:rsidRPr="004C7C8D">
        <w:rPr>
          <w:b/>
          <w:sz w:val="28"/>
          <w:szCs w:val="28"/>
        </w:rPr>
        <w:t xml:space="preserve">Participant </w:t>
      </w:r>
      <w:r w:rsidR="00DF5381" w:rsidRPr="004C7C8D">
        <w:rPr>
          <w:b/>
          <w:sz w:val="28"/>
          <w:szCs w:val="28"/>
        </w:rPr>
        <w:t>Dashboard</w:t>
      </w:r>
      <w:r w:rsidR="00E27FC5" w:rsidRPr="004C7C8D">
        <w:rPr>
          <w:b/>
          <w:sz w:val="28"/>
          <w:szCs w:val="28"/>
        </w:rPr>
        <w:t xml:space="preserve"> Requirements:</w:t>
      </w:r>
    </w:p>
    <w:tbl>
      <w:tblPr>
        <w:tblStyle w:val="TableGrid"/>
        <w:tblW w:w="10170" w:type="dxa"/>
        <w:tblInd w:w="-5" w:type="dxa"/>
        <w:tblLook w:val="04A0" w:firstRow="1" w:lastRow="0" w:firstColumn="1" w:lastColumn="0" w:noHBand="0" w:noVBand="1"/>
      </w:tblPr>
      <w:tblGrid>
        <w:gridCol w:w="785"/>
        <w:gridCol w:w="1653"/>
        <w:gridCol w:w="1924"/>
        <w:gridCol w:w="5808"/>
      </w:tblGrid>
      <w:tr w:rsidR="00955BA5" w:rsidRPr="004C7C8D" w14:paraId="1197E5F5" w14:textId="77777777" w:rsidTr="005B1C79">
        <w:tc>
          <w:tcPr>
            <w:tcW w:w="785" w:type="dxa"/>
          </w:tcPr>
          <w:p w14:paraId="57CF58BD" w14:textId="77777777" w:rsidR="00955BA5" w:rsidRPr="004C7C8D" w:rsidRDefault="00955BA5" w:rsidP="005B1C79">
            <w:pPr>
              <w:pStyle w:val="ListParagraph"/>
              <w:ind w:left="0"/>
              <w:rPr>
                <w:b/>
              </w:rPr>
            </w:pPr>
            <w:r w:rsidRPr="004C7C8D">
              <w:rPr>
                <w:b/>
              </w:rPr>
              <w:t>Req No.</w:t>
            </w:r>
          </w:p>
        </w:tc>
        <w:tc>
          <w:tcPr>
            <w:tcW w:w="1653" w:type="dxa"/>
          </w:tcPr>
          <w:p w14:paraId="488C25EC" w14:textId="77777777" w:rsidR="00955BA5" w:rsidRPr="004C7C8D" w:rsidRDefault="00955BA5" w:rsidP="005B1C79">
            <w:pPr>
              <w:pStyle w:val="ListParagraph"/>
              <w:ind w:left="0"/>
              <w:rPr>
                <w:b/>
              </w:rPr>
            </w:pPr>
            <w:r w:rsidRPr="004C7C8D">
              <w:rPr>
                <w:b/>
              </w:rPr>
              <w:t>Requirement</w:t>
            </w:r>
          </w:p>
        </w:tc>
        <w:tc>
          <w:tcPr>
            <w:tcW w:w="1924" w:type="dxa"/>
          </w:tcPr>
          <w:p w14:paraId="4397B1B7" w14:textId="77777777" w:rsidR="00955BA5" w:rsidRPr="004C7C8D" w:rsidRDefault="00955BA5" w:rsidP="005B1C79">
            <w:pPr>
              <w:pStyle w:val="ListParagraph"/>
              <w:ind w:left="0"/>
              <w:rPr>
                <w:b/>
              </w:rPr>
            </w:pPr>
            <w:r w:rsidRPr="004C7C8D">
              <w:rPr>
                <w:b/>
              </w:rPr>
              <w:t>Details</w:t>
            </w:r>
          </w:p>
        </w:tc>
        <w:tc>
          <w:tcPr>
            <w:tcW w:w="5808" w:type="dxa"/>
          </w:tcPr>
          <w:p w14:paraId="2D89914C" w14:textId="77777777" w:rsidR="00955BA5" w:rsidRPr="004C7C8D" w:rsidRDefault="00955BA5" w:rsidP="005B1C79">
            <w:pPr>
              <w:pStyle w:val="ListParagraph"/>
              <w:ind w:left="0"/>
              <w:rPr>
                <w:b/>
              </w:rPr>
            </w:pPr>
            <w:r w:rsidRPr="004C7C8D">
              <w:rPr>
                <w:b/>
              </w:rPr>
              <w:t>Acceptance Criteria</w:t>
            </w:r>
          </w:p>
        </w:tc>
      </w:tr>
      <w:tr w:rsidR="00955BA5" w:rsidRPr="004C7C8D" w14:paraId="0ECC5ACD" w14:textId="77777777" w:rsidTr="005B1C79">
        <w:tc>
          <w:tcPr>
            <w:tcW w:w="785" w:type="dxa"/>
          </w:tcPr>
          <w:p w14:paraId="0B5D9736" w14:textId="77777777" w:rsidR="00955BA5" w:rsidRPr="004C7C8D" w:rsidRDefault="00955BA5" w:rsidP="00B76508">
            <w:pPr>
              <w:pStyle w:val="ListParagraph"/>
              <w:numPr>
                <w:ilvl w:val="0"/>
                <w:numId w:val="34"/>
              </w:numPr>
            </w:pPr>
          </w:p>
        </w:tc>
        <w:tc>
          <w:tcPr>
            <w:tcW w:w="1653" w:type="dxa"/>
          </w:tcPr>
          <w:p w14:paraId="207EB6BB" w14:textId="77777777" w:rsidR="00955BA5" w:rsidRPr="004C7C8D" w:rsidRDefault="00DF5381" w:rsidP="005B1C79">
            <w:pPr>
              <w:pStyle w:val="ListParagraph"/>
              <w:ind w:left="0"/>
              <w:rPr>
                <w:color w:val="0070C0"/>
                <w:sz w:val="24"/>
                <w:szCs w:val="24"/>
              </w:rPr>
            </w:pPr>
            <w:r w:rsidRPr="004C7C8D">
              <w:t xml:space="preserve">Dashboard </w:t>
            </w:r>
            <w:r w:rsidR="00955BA5" w:rsidRPr="004C7C8D">
              <w:t>screen</w:t>
            </w:r>
          </w:p>
        </w:tc>
        <w:tc>
          <w:tcPr>
            <w:tcW w:w="1924" w:type="dxa"/>
          </w:tcPr>
          <w:p w14:paraId="3834DBAE" w14:textId="77777777" w:rsidR="00955BA5" w:rsidRPr="004C7C8D" w:rsidRDefault="00955BA5" w:rsidP="005B1C79">
            <w:pPr>
              <w:pStyle w:val="ListParagraph"/>
              <w:ind w:left="0"/>
            </w:pPr>
            <w:r w:rsidRPr="004C7C8D">
              <w:t xml:space="preserve">Participants should be able to click on </w:t>
            </w:r>
            <w:r w:rsidR="00DF5381" w:rsidRPr="004C7C8D">
              <w:t>Dashboard</w:t>
            </w:r>
            <w:r w:rsidRPr="004C7C8D">
              <w:t xml:space="preserve"> option to view their data</w:t>
            </w:r>
          </w:p>
        </w:tc>
        <w:tc>
          <w:tcPr>
            <w:tcW w:w="5808" w:type="dxa"/>
          </w:tcPr>
          <w:p w14:paraId="5EDC8171" w14:textId="77777777" w:rsidR="00955BA5" w:rsidRPr="004C7C8D" w:rsidRDefault="00955BA5" w:rsidP="00B76508">
            <w:pPr>
              <w:pStyle w:val="ListParagraph"/>
              <w:numPr>
                <w:ilvl w:val="0"/>
                <w:numId w:val="35"/>
              </w:numPr>
              <w:jc w:val="both"/>
            </w:pPr>
            <w:r w:rsidRPr="004C7C8D">
              <w:t xml:space="preserve">Participants will click on </w:t>
            </w:r>
            <w:r w:rsidR="00DF5381" w:rsidRPr="004C7C8D">
              <w:t>Dashboard</w:t>
            </w:r>
            <w:r w:rsidR="00CE09D2" w:rsidRPr="004C7C8D">
              <w:t xml:space="preserve"> option</w:t>
            </w:r>
            <w:r w:rsidRPr="004C7C8D">
              <w:t xml:space="preserve"> from the Hamburger menu and view their daily activity and steps. </w:t>
            </w:r>
          </w:p>
          <w:p w14:paraId="4C5EC715" w14:textId="77777777" w:rsidR="009B7CC3" w:rsidRPr="004C7C8D" w:rsidRDefault="00E87B62" w:rsidP="00B76508">
            <w:pPr>
              <w:pStyle w:val="ListParagraph"/>
              <w:numPr>
                <w:ilvl w:val="0"/>
                <w:numId w:val="35"/>
              </w:numPr>
              <w:jc w:val="both"/>
            </w:pPr>
            <w:r w:rsidRPr="004C7C8D">
              <w:t xml:space="preserve">Participants </w:t>
            </w:r>
            <w:r w:rsidR="005F44CE" w:rsidRPr="004C7C8D">
              <w:t>will</w:t>
            </w:r>
            <w:r w:rsidRPr="004C7C8D">
              <w:t xml:space="preserve"> click on the </w:t>
            </w:r>
            <w:r w:rsidR="001E4CF7" w:rsidRPr="004C7C8D">
              <w:t>Category drop down and view the data for the following Measurements:</w:t>
            </w:r>
          </w:p>
          <w:p w14:paraId="11CA80E5" w14:textId="77777777" w:rsidR="005F7513" w:rsidRPr="004C7C8D" w:rsidRDefault="005F7513" w:rsidP="00B76508">
            <w:pPr>
              <w:pStyle w:val="ListParagraph"/>
              <w:numPr>
                <w:ilvl w:val="1"/>
                <w:numId w:val="35"/>
              </w:numPr>
              <w:jc w:val="both"/>
            </w:pPr>
            <w:r w:rsidRPr="004C7C8D">
              <w:t>Active Minutes</w:t>
            </w:r>
          </w:p>
          <w:p w14:paraId="6B085435" w14:textId="77777777" w:rsidR="001E4CF7" w:rsidRPr="004C7C8D" w:rsidRDefault="001E4CF7" w:rsidP="00B76508">
            <w:pPr>
              <w:pStyle w:val="ListParagraph"/>
              <w:numPr>
                <w:ilvl w:val="1"/>
                <w:numId w:val="35"/>
              </w:numPr>
              <w:jc w:val="both"/>
            </w:pPr>
            <w:r w:rsidRPr="004C7C8D">
              <w:t>Weight</w:t>
            </w:r>
          </w:p>
          <w:p w14:paraId="4197C085" w14:textId="75C188D4" w:rsidR="00B84AAA" w:rsidRPr="004C7C8D" w:rsidRDefault="00B84AAA" w:rsidP="00B76508">
            <w:pPr>
              <w:pStyle w:val="ListParagraph"/>
              <w:numPr>
                <w:ilvl w:val="1"/>
                <w:numId w:val="35"/>
              </w:numPr>
              <w:jc w:val="both"/>
            </w:pPr>
            <w:r w:rsidRPr="004C7C8D">
              <w:t>Heart Rate</w:t>
            </w:r>
          </w:p>
          <w:p w14:paraId="17C7617F" w14:textId="3B2C8C43" w:rsidR="00BD56F3" w:rsidRPr="004C7C8D" w:rsidRDefault="00BD56F3" w:rsidP="00B76508">
            <w:pPr>
              <w:pStyle w:val="ListParagraph"/>
              <w:numPr>
                <w:ilvl w:val="1"/>
                <w:numId w:val="35"/>
              </w:numPr>
              <w:jc w:val="both"/>
            </w:pPr>
            <w:r w:rsidRPr="004C7C8D">
              <w:t>Steps</w:t>
            </w:r>
          </w:p>
          <w:p w14:paraId="659B62E0" w14:textId="65D2F9C6" w:rsidR="001E4CF7" w:rsidRDefault="001E4CF7" w:rsidP="00B76508">
            <w:pPr>
              <w:pStyle w:val="ListParagraph"/>
              <w:numPr>
                <w:ilvl w:val="1"/>
                <w:numId w:val="35"/>
              </w:numPr>
              <w:jc w:val="both"/>
            </w:pPr>
            <w:r w:rsidRPr="004C7C8D">
              <w:t>Miles</w:t>
            </w:r>
          </w:p>
          <w:p w14:paraId="69C4FBD1" w14:textId="756DED85" w:rsidR="005E64C2" w:rsidRPr="004C7C8D" w:rsidRDefault="005E64C2" w:rsidP="00B76508">
            <w:pPr>
              <w:pStyle w:val="ListParagraph"/>
              <w:numPr>
                <w:ilvl w:val="1"/>
                <w:numId w:val="35"/>
              </w:numPr>
              <w:jc w:val="both"/>
            </w:pPr>
            <w:r w:rsidRPr="004C7C8D">
              <w:t>Stairs</w:t>
            </w:r>
          </w:p>
          <w:p w14:paraId="6436FFEF" w14:textId="77777777" w:rsidR="00851406" w:rsidRPr="004C7C8D" w:rsidRDefault="001E4CF7" w:rsidP="00B76508">
            <w:pPr>
              <w:pStyle w:val="ListParagraph"/>
              <w:numPr>
                <w:ilvl w:val="0"/>
                <w:numId w:val="35"/>
              </w:numPr>
              <w:jc w:val="both"/>
            </w:pPr>
            <w:r w:rsidRPr="004C7C8D">
              <w:t>Each of the Measurements abov</w:t>
            </w:r>
            <w:r w:rsidR="005F44CE" w:rsidRPr="004C7C8D">
              <w:t>e will have the respective data for the following:</w:t>
            </w:r>
          </w:p>
          <w:p w14:paraId="2D05620C" w14:textId="77777777" w:rsidR="00851406" w:rsidRPr="004C7C8D" w:rsidRDefault="005F44CE" w:rsidP="00B76508">
            <w:pPr>
              <w:pStyle w:val="ListParagraph"/>
              <w:numPr>
                <w:ilvl w:val="1"/>
                <w:numId w:val="35"/>
              </w:numPr>
              <w:jc w:val="both"/>
            </w:pPr>
            <w:r w:rsidRPr="004C7C8D">
              <w:t xml:space="preserve">Measurement </w:t>
            </w:r>
          </w:p>
          <w:p w14:paraId="428F2CB8" w14:textId="77777777" w:rsidR="00851406" w:rsidRPr="004C7C8D" w:rsidRDefault="00851406" w:rsidP="00B76508">
            <w:pPr>
              <w:pStyle w:val="ListParagraph"/>
              <w:numPr>
                <w:ilvl w:val="1"/>
                <w:numId w:val="35"/>
              </w:numPr>
              <w:jc w:val="both"/>
            </w:pPr>
            <w:r w:rsidRPr="004C7C8D">
              <w:t>Goal (calculated by the system</w:t>
            </w:r>
            <w:r w:rsidR="00CE09D2" w:rsidRPr="004C7C8D">
              <w:t xml:space="preserve"> for Intervention ONLY</w:t>
            </w:r>
            <w:r w:rsidRPr="004C7C8D">
              <w:t>)</w:t>
            </w:r>
          </w:p>
          <w:p w14:paraId="09B357D4" w14:textId="77777777" w:rsidR="00851406" w:rsidRPr="004C7C8D" w:rsidRDefault="00851406" w:rsidP="00B76508">
            <w:pPr>
              <w:pStyle w:val="ListParagraph"/>
              <w:numPr>
                <w:ilvl w:val="1"/>
                <w:numId w:val="35"/>
              </w:numPr>
              <w:jc w:val="both"/>
            </w:pPr>
            <w:r w:rsidRPr="004C7C8D">
              <w:t xml:space="preserve">Daily </w:t>
            </w:r>
            <w:r w:rsidR="005F44CE" w:rsidRPr="004C7C8D">
              <w:t>activity</w:t>
            </w:r>
          </w:p>
          <w:p w14:paraId="403D1058" w14:textId="77777777" w:rsidR="00851406" w:rsidRPr="004C7C8D" w:rsidRDefault="00851406" w:rsidP="00B76508">
            <w:pPr>
              <w:pStyle w:val="ListParagraph"/>
              <w:numPr>
                <w:ilvl w:val="0"/>
                <w:numId w:val="35"/>
              </w:numPr>
              <w:jc w:val="both"/>
            </w:pPr>
            <w:r w:rsidRPr="004C7C8D">
              <w:t>Participants will be able to view their data in a Table format as well as Chart format</w:t>
            </w:r>
          </w:p>
          <w:p w14:paraId="01A8DFE2" w14:textId="77777777" w:rsidR="00851406" w:rsidRPr="004C7C8D" w:rsidRDefault="00851406" w:rsidP="00B76508">
            <w:pPr>
              <w:pStyle w:val="ListParagraph"/>
              <w:numPr>
                <w:ilvl w:val="0"/>
                <w:numId w:val="35"/>
              </w:numPr>
              <w:jc w:val="both"/>
            </w:pPr>
            <w:r w:rsidRPr="004C7C8D">
              <w:t>Chart view should be the default view</w:t>
            </w:r>
          </w:p>
          <w:p w14:paraId="46A18165" w14:textId="77777777" w:rsidR="00851406" w:rsidRPr="004C7C8D" w:rsidRDefault="00851406" w:rsidP="00B76508">
            <w:pPr>
              <w:pStyle w:val="ListParagraph"/>
              <w:numPr>
                <w:ilvl w:val="0"/>
                <w:numId w:val="35"/>
              </w:numPr>
              <w:jc w:val="both"/>
            </w:pPr>
            <w:r w:rsidRPr="004C7C8D">
              <w:t>Participants should be able to apply Start and End Date to view the data for previous weeks</w:t>
            </w:r>
          </w:p>
          <w:p w14:paraId="3CEDE48C" w14:textId="77777777" w:rsidR="00851406" w:rsidRPr="004C7C8D" w:rsidRDefault="00851406" w:rsidP="00B76508">
            <w:pPr>
              <w:pStyle w:val="ListParagraph"/>
              <w:numPr>
                <w:ilvl w:val="1"/>
                <w:numId w:val="35"/>
              </w:numPr>
              <w:jc w:val="both"/>
            </w:pPr>
            <w:r w:rsidRPr="004C7C8D">
              <w:t>Start Date can only be a Sunday</w:t>
            </w:r>
          </w:p>
          <w:p w14:paraId="0D65A089" w14:textId="77777777" w:rsidR="00955BA5" w:rsidRPr="004C7C8D" w:rsidRDefault="00851406" w:rsidP="00B76508">
            <w:pPr>
              <w:pStyle w:val="ListParagraph"/>
              <w:numPr>
                <w:ilvl w:val="1"/>
                <w:numId w:val="35"/>
              </w:numPr>
              <w:jc w:val="both"/>
            </w:pPr>
            <w:r w:rsidRPr="004C7C8D">
              <w:t xml:space="preserve">End Date should automatically be </w:t>
            </w:r>
            <w:r w:rsidR="00CE09D2" w:rsidRPr="004C7C8D">
              <w:t xml:space="preserve">set to </w:t>
            </w:r>
            <w:r w:rsidRPr="004C7C8D">
              <w:t>end of the week which will be a Saturday</w:t>
            </w:r>
          </w:p>
        </w:tc>
      </w:tr>
      <w:tr w:rsidR="00955BA5" w:rsidRPr="004C7C8D" w14:paraId="14FE0D1D" w14:textId="77777777" w:rsidTr="005B1C79">
        <w:tc>
          <w:tcPr>
            <w:tcW w:w="785" w:type="dxa"/>
          </w:tcPr>
          <w:p w14:paraId="50C41255" w14:textId="77777777" w:rsidR="00955BA5" w:rsidRPr="004C7C8D" w:rsidRDefault="00955BA5" w:rsidP="00B76508">
            <w:pPr>
              <w:pStyle w:val="ListParagraph"/>
              <w:numPr>
                <w:ilvl w:val="0"/>
                <w:numId w:val="34"/>
              </w:numPr>
            </w:pPr>
          </w:p>
        </w:tc>
        <w:tc>
          <w:tcPr>
            <w:tcW w:w="1653" w:type="dxa"/>
          </w:tcPr>
          <w:p w14:paraId="0D003900" w14:textId="77777777" w:rsidR="00955BA5" w:rsidRPr="004C7C8D" w:rsidRDefault="00DF5381" w:rsidP="005B1C79">
            <w:pPr>
              <w:pStyle w:val="ListParagraph"/>
              <w:ind w:left="0"/>
            </w:pPr>
            <w:r w:rsidRPr="004C7C8D">
              <w:t>Dashboard</w:t>
            </w:r>
            <w:r w:rsidR="00955BA5" w:rsidRPr="004C7C8D">
              <w:t xml:space="preserve"> before Randomization</w:t>
            </w:r>
          </w:p>
        </w:tc>
        <w:tc>
          <w:tcPr>
            <w:tcW w:w="1924" w:type="dxa"/>
          </w:tcPr>
          <w:p w14:paraId="5C975A9D" w14:textId="77777777" w:rsidR="00955BA5" w:rsidRPr="004C7C8D" w:rsidRDefault="00955BA5" w:rsidP="005B1C79">
            <w:pPr>
              <w:pStyle w:val="ListParagraph"/>
              <w:ind w:left="0"/>
            </w:pPr>
            <w:r w:rsidRPr="004C7C8D">
              <w:t>Participants should not be able to see their data until they are Randomized</w:t>
            </w:r>
          </w:p>
        </w:tc>
        <w:tc>
          <w:tcPr>
            <w:tcW w:w="5808" w:type="dxa"/>
          </w:tcPr>
          <w:p w14:paraId="357C19EB" w14:textId="77777777" w:rsidR="00851406" w:rsidRPr="004C7C8D" w:rsidRDefault="00955BA5" w:rsidP="00B76508">
            <w:pPr>
              <w:pStyle w:val="ListParagraph"/>
              <w:numPr>
                <w:ilvl w:val="0"/>
                <w:numId w:val="36"/>
              </w:numPr>
              <w:jc w:val="both"/>
            </w:pPr>
            <w:r w:rsidRPr="004C7C8D">
              <w:t xml:space="preserve">Participants should not be able to see their synched data on the </w:t>
            </w:r>
            <w:r w:rsidR="00DF5381" w:rsidRPr="004C7C8D">
              <w:t>Dashboard</w:t>
            </w:r>
            <w:r w:rsidRPr="004C7C8D">
              <w:t xml:space="preserve"> until they have been Randomized. </w:t>
            </w:r>
          </w:p>
          <w:p w14:paraId="5CB90250" w14:textId="77777777" w:rsidR="00817A10" w:rsidRPr="00817A10" w:rsidRDefault="00F8048C" w:rsidP="00B76508">
            <w:pPr>
              <w:numPr>
                <w:ilvl w:val="0"/>
                <w:numId w:val="36"/>
              </w:numPr>
              <w:shd w:val="clear" w:color="auto" w:fill="FFFFFF"/>
              <w:spacing w:before="100" w:beforeAutospacing="1" w:after="100" w:afterAutospacing="1"/>
            </w:pPr>
            <w:r w:rsidRPr="00817A10">
              <w:t xml:space="preserve">Participants will be presented with a Splash screen during this time. </w:t>
            </w:r>
          </w:p>
          <w:p w14:paraId="6129A078" w14:textId="78F9BF0A" w:rsidR="004535E1" w:rsidRPr="004C7C8D" w:rsidRDefault="00AA4FDE" w:rsidP="00B76508">
            <w:pPr>
              <w:numPr>
                <w:ilvl w:val="1"/>
                <w:numId w:val="36"/>
              </w:numPr>
              <w:shd w:val="clear" w:color="auto" w:fill="FFFFFF"/>
              <w:spacing w:before="100" w:beforeAutospacing="1" w:after="100" w:afterAutospacing="1"/>
            </w:pPr>
            <w:r>
              <w:rPr>
                <w:i/>
              </w:rPr>
              <w:t xml:space="preserve">You are now in the “baseline” phase. </w:t>
            </w:r>
            <w:r w:rsidR="00817A10">
              <w:rPr>
                <w:i/>
              </w:rPr>
              <w:t>Please continue with your normal amount o</w:t>
            </w:r>
            <w:r w:rsidR="00AA1E56">
              <w:rPr>
                <w:i/>
              </w:rPr>
              <w:t xml:space="preserve">f activity. Sync your Fitbit and weigh yourself at least weekly. When you have sync’d enough data, you will be assigned to a program and </w:t>
            </w:r>
            <w:r>
              <w:rPr>
                <w:i/>
              </w:rPr>
              <w:t xml:space="preserve">you will </w:t>
            </w:r>
            <w:r w:rsidR="00AA1E56">
              <w:rPr>
                <w:i/>
              </w:rPr>
              <w:t>be able to see your Fitbit and weight data here.</w:t>
            </w:r>
          </w:p>
        </w:tc>
      </w:tr>
      <w:tr w:rsidR="00851406" w:rsidRPr="004C7C8D" w14:paraId="1DFFBB74" w14:textId="77777777" w:rsidTr="005B1C79">
        <w:tc>
          <w:tcPr>
            <w:tcW w:w="785" w:type="dxa"/>
          </w:tcPr>
          <w:p w14:paraId="7149CC20" w14:textId="77777777" w:rsidR="00851406" w:rsidRPr="004C7C8D" w:rsidRDefault="00851406" w:rsidP="00B76508">
            <w:pPr>
              <w:pStyle w:val="ListParagraph"/>
              <w:numPr>
                <w:ilvl w:val="0"/>
                <w:numId w:val="34"/>
              </w:numPr>
            </w:pPr>
          </w:p>
        </w:tc>
        <w:tc>
          <w:tcPr>
            <w:tcW w:w="1653" w:type="dxa"/>
          </w:tcPr>
          <w:p w14:paraId="3728E97A" w14:textId="77777777" w:rsidR="00851406" w:rsidRPr="004C7C8D" w:rsidRDefault="00851406" w:rsidP="005B1C79">
            <w:pPr>
              <w:pStyle w:val="ListParagraph"/>
              <w:ind w:left="0"/>
            </w:pPr>
            <w:r w:rsidRPr="004C7C8D">
              <w:t>Randomization Wall Message</w:t>
            </w:r>
          </w:p>
        </w:tc>
        <w:tc>
          <w:tcPr>
            <w:tcW w:w="1924" w:type="dxa"/>
          </w:tcPr>
          <w:p w14:paraId="3791BEEB" w14:textId="77777777" w:rsidR="00851406" w:rsidRPr="004C7C8D" w:rsidRDefault="00851406" w:rsidP="005B1C79">
            <w:pPr>
              <w:pStyle w:val="ListParagraph"/>
              <w:ind w:left="0"/>
            </w:pPr>
            <w:r w:rsidRPr="004C7C8D">
              <w:t>Participants will receive a wall message once they have been Randomized</w:t>
            </w:r>
          </w:p>
        </w:tc>
        <w:tc>
          <w:tcPr>
            <w:tcW w:w="5808" w:type="dxa"/>
          </w:tcPr>
          <w:p w14:paraId="6D560FCA" w14:textId="77777777" w:rsidR="00851406" w:rsidRPr="004C7C8D" w:rsidRDefault="00325DCF" w:rsidP="00B76508">
            <w:pPr>
              <w:pStyle w:val="ListParagraph"/>
              <w:numPr>
                <w:ilvl w:val="0"/>
                <w:numId w:val="37"/>
              </w:numPr>
              <w:jc w:val="both"/>
            </w:pPr>
            <w:r w:rsidRPr="004C7C8D">
              <w:t>Participants will receive a wall message once they have been Randomized.</w:t>
            </w:r>
          </w:p>
          <w:p w14:paraId="19A8B118" w14:textId="33D3B4EB" w:rsidR="00325DCF" w:rsidRPr="004C7C8D" w:rsidRDefault="00325DCF" w:rsidP="00B76508">
            <w:pPr>
              <w:pStyle w:val="ListParagraph"/>
              <w:numPr>
                <w:ilvl w:val="1"/>
                <w:numId w:val="37"/>
              </w:numPr>
              <w:jc w:val="both"/>
            </w:pPr>
            <w:r w:rsidRPr="004C7C8D">
              <w:t>Intervention Arm message (shown in the screenshot below): “</w:t>
            </w:r>
            <w:r w:rsidR="006C25AF" w:rsidRPr="004C7C8D">
              <w:t>Congratulations</w:t>
            </w:r>
            <w:r w:rsidRPr="004C7C8D">
              <w:t>!</w:t>
            </w:r>
            <w:r w:rsidRPr="00492FFC">
              <w:t xml:space="preserve"> You are now enrolled in Stay Strong with a Coach</w:t>
            </w:r>
            <w:r w:rsidRPr="004C7C8D">
              <w:t>”</w:t>
            </w:r>
          </w:p>
          <w:p w14:paraId="779EB12B" w14:textId="4A17F42B" w:rsidR="00325DCF" w:rsidRPr="004C7C8D" w:rsidRDefault="00325DCF" w:rsidP="00B76508">
            <w:pPr>
              <w:pStyle w:val="ListParagraph"/>
              <w:numPr>
                <w:ilvl w:val="1"/>
                <w:numId w:val="37"/>
              </w:numPr>
              <w:jc w:val="both"/>
            </w:pPr>
            <w:r w:rsidRPr="004C7C8D">
              <w:t>Control Arm participants will receive the following Wall Message: “</w:t>
            </w:r>
            <w:r w:rsidR="006C25AF" w:rsidRPr="004C7C8D">
              <w:t>Congratulations</w:t>
            </w:r>
            <w:r w:rsidRPr="004C7C8D">
              <w:t>!</w:t>
            </w:r>
            <w:r w:rsidRPr="00492FFC">
              <w:t xml:space="preserve"> You are now enrolled in Stay Strong</w:t>
            </w:r>
            <w:r w:rsidRPr="004C7C8D">
              <w:t xml:space="preserve">” </w:t>
            </w:r>
          </w:p>
        </w:tc>
      </w:tr>
      <w:tr w:rsidR="009B7CC3" w:rsidRPr="004C7C8D" w14:paraId="09F81616" w14:textId="77777777" w:rsidTr="005B1C79">
        <w:tc>
          <w:tcPr>
            <w:tcW w:w="785" w:type="dxa"/>
          </w:tcPr>
          <w:p w14:paraId="76C71C4A" w14:textId="77777777" w:rsidR="009B7CC3" w:rsidRPr="004C7C8D" w:rsidRDefault="009B7CC3" w:rsidP="00B76508">
            <w:pPr>
              <w:pStyle w:val="ListParagraph"/>
              <w:numPr>
                <w:ilvl w:val="0"/>
                <w:numId w:val="34"/>
              </w:numPr>
            </w:pPr>
          </w:p>
        </w:tc>
        <w:tc>
          <w:tcPr>
            <w:tcW w:w="1653" w:type="dxa"/>
          </w:tcPr>
          <w:p w14:paraId="4F954A34" w14:textId="77777777" w:rsidR="009B7CC3" w:rsidRPr="004C7C8D" w:rsidRDefault="00DF5381" w:rsidP="005B1C79">
            <w:pPr>
              <w:pStyle w:val="ListParagraph"/>
              <w:ind w:left="0"/>
            </w:pPr>
            <w:r w:rsidRPr="004C7C8D">
              <w:t>Dashboard</w:t>
            </w:r>
            <w:r w:rsidR="009B7CC3" w:rsidRPr="004C7C8D">
              <w:t xml:space="preserve"> after Randomization </w:t>
            </w:r>
          </w:p>
        </w:tc>
        <w:tc>
          <w:tcPr>
            <w:tcW w:w="1924" w:type="dxa"/>
          </w:tcPr>
          <w:p w14:paraId="2D4C8888" w14:textId="77777777" w:rsidR="009B7CC3" w:rsidRPr="004C7C8D" w:rsidRDefault="009B7CC3" w:rsidP="005B1C79">
            <w:pPr>
              <w:pStyle w:val="ListParagraph"/>
              <w:ind w:left="0"/>
            </w:pPr>
            <w:r w:rsidRPr="004C7C8D">
              <w:t>Participants should be able to see their data once they have been randomized</w:t>
            </w:r>
            <w:r w:rsidR="00CE09D2" w:rsidRPr="004C7C8D">
              <w:t xml:space="preserve"> (both Intervention and Control Arm)</w:t>
            </w:r>
          </w:p>
        </w:tc>
        <w:tc>
          <w:tcPr>
            <w:tcW w:w="5808" w:type="dxa"/>
          </w:tcPr>
          <w:p w14:paraId="6C1E8280" w14:textId="77777777" w:rsidR="009B7CC3" w:rsidRPr="004C7C8D" w:rsidRDefault="00D53778" w:rsidP="00B76508">
            <w:pPr>
              <w:pStyle w:val="ListParagraph"/>
              <w:numPr>
                <w:ilvl w:val="0"/>
                <w:numId w:val="38"/>
              </w:numPr>
              <w:jc w:val="both"/>
            </w:pPr>
            <w:r w:rsidRPr="004C7C8D">
              <w:t xml:space="preserve">Participants will view </w:t>
            </w:r>
            <w:r w:rsidR="00390EB8" w:rsidRPr="004C7C8D">
              <w:t xml:space="preserve">their data for the </w:t>
            </w:r>
            <w:r w:rsidR="00CE09D2" w:rsidRPr="004C7C8D">
              <w:t xml:space="preserve">current </w:t>
            </w:r>
            <w:r w:rsidR="00390EB8" w:rsidRPr="004C7C8D">
              <w:t xml:space="preserve">week. </w:t>
            </w:r>
          </w:p>
          <w:p w14:paraId="69815212" w14:textId="1D1E31BE" w:rsidR="00390EB8" w:rsidRPr="004C7C8D" w:rsidRDefault="00390EB8" w:rsidP="00B76508">
            <w:pPr>
              <w:pStyle w:val="ListParagraph"/>
              <w:numPr>
                <w:ilvl w:val="0"/>
                <w:numId w:val="38"/>
              </w:numPr>
              <w:jc w:val="both"/>
            </w:pPr>
            <w:r w:rsidRPr="004C7C8D">
              <w:t xml:space="preserve">Default </w:t>
            </w:r>
            <w:r w:rsidR="00CE09D2" w:rsidRPr="004C7C8D">
              <w:t>Category</w:t>
            </w:r>
            <w:r w:rsidRPr="004C7C8D">
              <w:t xml:space="preserve"> will be </w:t>
            </w:r>
            <w:r w:rsidR="00BD56F3" w:rsidRPr="004C7C8D">
              <w:t xml:space="preserve">Active </w:t>
            </w:r>
            <w:r w:rsidRPr="004C7C8D">
              <w:t>Minutes</w:t>
            </w:r>
          </w:p>
          <w:p w14:paraId="21367A32" w14:textId="036DE985" w:rsidR="00CE09D2" w:rsidRPr="004C7C8D" w:rsidRDefault="00CE09D2" w:rsidP="00B76508">
            <w:pPr>
              <w:pStyle w:val="ListParagraph"/>
              <w:numPr>
                <w:ilvl w:val="0"/>
                <w:numId w:val="38"/>
              </w:numPr>
              <w:jc w:val="both"/>
            </w:pPr>
            <w:r w:rsidRPr="004C7C8D">
              <w:t xml:space="preserve">Goal will be displayed only for </w:t>
            </w:r>
            <w:r w:rsidR="00BD56F3" w:rsidRPr="004C7C8D">
              <w:t xml:space="preserve">Active </w:t>
            </w:r>
            <w:r w:rsidRPr="004C7C8D">
              <w:t>Minutes for Intervention Arm only</w:t>
            </w:r>
          </w:p>
          <w:p w14:paraId="41FA9B18" w14:textId="7DDE65B1" w:rsidR="00390EB8" w:rsidRPr="004C7C8D" w:rsidRDefault="00390EB8" w:rsidP="00B76508">
            <w:pPr>
              <w:pStyle w:val="ListParagraph"/>
              <w:numPr>
                <w:ilvl w:val="0"/>
                <w:numId w:val="38"/>
              </w:numPr>
              <w:jc w:val="both"/>
            </w:pPr>
            <w:r w:rsidRPr="004C7C8D">
              <w:t xml:space="preserve">Goal line will be displayed for </w:t>
            </w:r>
            <w:r w:rsidR="00BD56F3" w:rsidRPr="004C7C8D">
              <w:t xml:space="preserve">Active </w:t>
            </w:r>
            <w:r w:rsidR="00CE09D2" w:rsidRPr="004C7C8D">
              <w:t>Minutes</w:t>
            </w:r>
            <w:r w:rsidRPr="004C7C8D">
              <w:t xml:space="preserve"> for Intervention Arm participants only.</w:t>
            </w:r>
          </w:p>
          <w:p w14:paraId="461CB3C5" w14:textId="77777777" w:rsidR="00CE09D2" w:rsidRPr="004C7C8D" w:rsidRDefault="00CE09D2" w:rsidP="00B76508">
            <w:pPr>
              <w:pStyle w:val="ListParagraph"/>
              <w:numPr>
                <w:ilvl w:val="0"/>
                <w:numId w:val="38"/>
              </w:numPr>
              <w:jc w:val="both"/>
            </w:pPr>
            <w:r w:rsidRPr="004C7C8D">
              <w:t xml:space="preserve">Goal will not be displayed on other Categories </w:t>
            </w:r>
          </w:p>
          <w:p w14:paraId="5629746A" w14:textId="77777777" w:rsidR="00CE09D2" w:rsidRPr="004C7C8D" w:rsidRDefault="00CE09D2" w:rsidP="00B76508">
            <w:pPr>
              <w:pStyle w:val="ListParagraph"/>
              <w:numPr>
                <w:ilvl w:val="0"/>
                <w:numId w:val="38"/>
              </w:numPr>
              <w:jc w:val="both"/>
            </w:pPr>
            <w:r w:rsidRPr="004C7C8D">
              <w:t>Goal and Goal line will not be displayed for any Category for Control Arm participants.</w:t>
            </w:r>
          </w:p>
          <w:p w14:paraId="0F63FD46" w14:textId="63410BD7" w:rsidR="00390EB8" w:rsidRPr="004C7C8D" w:rsidRDefault="00390EB8" w:rsidP="00EA53BA">
            <w:pPr>
              <w:jc w:val="both"/>
            </w:pPr>
            <w:r w:rsidRPr="004C7C8D">
              <w:rPr>
                <w:color w:val="ED7D31" w:themeColor="accent2"/>
              </w:rPr>
              <w:t xml:space="preserve">NOTE: Mocks below for Minutes and Weight. Same designs should be used for </w:t>
            </w:r>
            <w:r w:rsidR="00EA53BA" w:rsidRPr="004C7C8D">
              <w:rPr>
                <w:color w:val="ED7D31" w:themeColor="accent2"/>
              </w:rPr>
              <w:t>Weight, Heart Rate, Steps, Miles, and Stairs</w:t>
            </w:r>
          </w:p>
        </w:tc>
      </w:tr>
    </w:tbl>
    <w:p w14:paraId="0D74118D" w14:textId="77777777" w:rsidR="00393EDE" w:rsidRPr="004C7C8D" w:rsidRDefault="00393EDE" w:rsidP="00362560">
      <w:pPr>
        <w:rPr>
          <w:i/>
          <w:sz w:val="20"/>
          <w:szCs w:val="20"/>
        </w:rPr>
      </w:pPr>
    </w:p>
    <w:p w14:paraId="38D2139B" w14:textId="77777777" w:rsidR="004A7870" w:rsidRPr="004C7C8D" w:rsidRDefault="00E27FC5" w:rsidP="00393EDE">
      <w:pPr>
        <w:rPr>
          <w:i/>
          <w:sz w:val="24"/>
          <w:szCs w:val="24"/>
        </w:rPr>
      </w:pPr>
      <w:r w:rsidRPr="004C7C8D">
        <w:rPr>
          <w:noProof/>
        </w:rPr>
        <w:drawing>
          <wp:inline distT="0" distB="0" distL="0" distR="0" wp14:anchorId="78A22E89" wp14:editId="00E03163">
            <wp:extent cx="5419725" cy="27434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5424569" cy="2745898"/>
                    </a:xfrm>
                    <a:prstGeom prst="rect">
                      <a:avLst/>
                    </a:prstGeom>
                  </pic:spPr>
                </pic:pic>
              </a:graphicData>
            </a:graphic>
          </wp:inline>
        </w:drawing>
      </w:r>
      <w:r w:rsidR="0058489D" w:rsidRPr="004C7C8D">
        <w:rPr>
          <w:i/>
          <w:sz w:val="24"/>
          <w:szCs w:val="24"/>
        </w:rPr>
        <w:t xml:space="preserve">                 </w:t>
      </w:r>
      <w:r w:rsidR="00DF5381" w:rsidRPr="004C7C8D">
        <w:rPr>
          <w:i/>
          <w:sz w:val="24"/>
          <w:szCs w:val="24"/>
        </w:rPr>
        <w:t xml:space="preserve">         </w:t>
      </w:r>
      <w:r w:rsidR="0058489D" w:rsidRPr="004C7C8D">
        <w:rPr>
          <w:i/>
          <w:sz w:val="24"/>
          <w:szCs w:val="24"/>
        </w:rPr>
        <w:t xml:space="preserve">                   </w:t>
      </w:r>
    </w:p>
    <w:p w14:paraId="6E4702CA" w14:textId="77777777" w:rsidR="00E27FC5" w:rsidRPr="004C7C8D" w:rsidRDefault="004B1972" w:rsidP="00362560">
      <w:pPr>
        <w:rPr>
          <w:i/>
          <w:sz w:val="20"/>
          <w:szCs w:val="20"/>
        </w:rPr>
      </w:pPr>
      <w:r w:rsidRPr="004C7C8D">
        <w:rPr>
          <w:i/>
          <w:sz w:val="20"/>
          <w:szCs w:val="20"/>
        </w:rPr>
        <w:t xml:space="preserve"> </w:t>
      </w:r>
      <w:r w:rsidR="00E27FC5" w:rsidRPr="004C7C8D">
        <w:rPr>
          <w:noProof/>
        </w:rPr>
        <w:drawing>
          <wp:inline distT="0" distB="0" distL="0" distR="0" wp14:anchorId="33D360EE" wp14:editId="4F3A6C9E">
            <wp:extent cx="3257550" cy="260094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3266289" cy="2607919"/>
                    </a:xfrm>
                    <a:prstGeom prst="rect">
                      <a:avLst/>
                    </a:prstGeom>
                  </pic:spPr>
                </pic:pic>
              </a:graphicData>
            </a:graphic>
          </wp:inline>
        </w:drawing>
      </w:r>
      <w:r w:rsidRPr="004C7C8D">
        <w:rPr>
          <w:i/>
          <w:sz w:val="20"/>
          <w:szCs w:val="20"/>
        </w:rPr>
        <w:t xml:space="preserve">             </w:t>
      </w:r>
    </w:p>
    <w:p w14:paraId="3542E549" w14:textId="77777777" w:rsidR="004B1972" w:rsidRPr="004C7C8D" w:rsidRDefault="00E27FC5" w:rsidP="00362560">
      <w:pPr>
        <w:rPr>
          <w:i/>
          <w:sz w:val="20"/>
          <w:szCs w:val="20"/>
        </w:rPr>
      </w:pPr>
      <w:r w:rsidRPr="004C7C8D">
        <w:rPr>
          <w:noProof/>
        </w:rPr>
        <w:drawing>
          <wp:inline distT="0" distB="0" distL="0" distR="0" wp14:anchorId="0F65CCCB" wp14:editId="4F6E4C61">
            <wp:extent cx="5048250" cy="2835326"/>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5051170" cy="2836966"/>
                    </a:xfrm>
                    <a:prstGeom prst="rect">
                      <a:avLst/>
                    </a:prstGeom>
                  </pic:spPr>
                </pic:pic>
              </a:graphicData>
            </a:graphic>
          </wp:inline>
        </w:drawing>
      </w:r>
    </w:p>
    <w:p w14:paraId="6262FC8E" w14:textId="77777777" w:rsidR="00E27FC5" w:rsidRPr="004C7C8D" w:rsidRDefault="004B1972" w:rsidP="00362560">
      <w:pPr>
        <w:rPr>
          <w:i/>
          <w:sz w:val="20"/>
          <w:szCs w:val="20"/>
        </w:rPr>
      </w:pPr>
      <w:r w:rsidRPr="004C7C8D">
        <w:rPr>
          <w:i/>
          <w:sz w:val="20"/>
          <w:szCs w:val="20"/>
        </w:rPr>
        <w:t xml:space="preserve">                     </w:t>
      </w:r>
      <w:r w:rsidR="00E27FC5" w:rsidRPr="004C7C8D">
        <w:rPr>
          <w:noProof/>
        </w:rPr>
        <w:drawing>
          <wp:inline distT="0" distB="0" distL="0" distR="0" wp14:anchorId="55750DC3" wp14:editId="069DDA98">
            <wp:extent cx="1583718" cy="3019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1585816" cy="3023425"/>
                    </a:xfrm>
                    <a:prstGeom prst="rect">
                      <a:avLst/>
                    </a:prstGeom>
                  </pic:spPr>
                </pic:pic>
              </a:graphicData>
            </a:graphic>
          </wp:inline>
        </w:drawing>
      </w:r>
    </w:p>
    <w:p w14:paraId="0A7FC807" w14:textId="77777777" w:rsidR="004B1972" w:rsidRPr="004C7C8D" w:rsidRDefault="004B1972" w:rsidP="00362560">
      <w:pPr>
        <w:rPr>
          <w:i/>
          <w:sz w:val="20"/>
          <w:szCs w:val="20"/>
        </w:rPr>
      </w:pPr>
      <w:r w:rsidRPr="004C7C8D">
        <w:rPr>
          <w:i/>
          <w:sz w:val="20"/>
          <w:szCs w:val="20"/>
        </w:rPr>
        <w:t xml:space="preserve">                    </w:t>
      </w:r>
    </w:p>
    <w:p w14:paraId="6329725B" w14:textId="77777777" w:rsidR="00697633" w:rsidRPr="004C7C8D" w:rsidRDefault="00697633" w:rsidP="00362560">
      <w:pPr>
        <w:rPr>
          <w:i/>
          <w:sz w:val="20"/>
          <w:szCs w:val="20"/>
        </w:rPr>
      </w:pPr>
    </w:p>
    <w:p w14:paraId="481507A4" w14:textId="77777777" w:rsidR="00697633" w:rsidRPr="004C7C8D" w:rsidRDefault="00697633" w:rsidP="00697633">
      <w:pPr>
        <w:rPr>
          <w:b/>
          <w:sz w:val="28"/>
          <w:szCs w:val="28"/>
        </w:rPr>
      </w:pPr>
      <w:r w:rsidRPr="004C7C8D">
        <w:rPr>
          <w:b/>
          <w:sz w:val="28"/>
          <w:szCs w:val="28"/>
        </w:rPr>
        <w:t xml:space="preserve">10. Intervention Arm </w:t>
      </w:r>
      <w:r w:rsidR="005B1C79" w:rsidRPr="004C7C8D">
        <w:rPr>
          <w:b/>
          <w:sz w:val="28"/>
          <w:szCs w:val="28"/>
        </w:rPr>
        <w:t>User Experience:</w:t>
      </w:r>
    </w:p>
    <w:tbl>
      <w:tblPr>
        <w:tblStyle w:val="TableGrid"/>
        <w:tblW w:w="10170" w:type="dxa"/>
        <w:tblInd w:w="-5" w:type="dxa"/>
        <w:tblLook w:val="04A0" w:firstRow="1" w:lastRow="0" w:firstColumn="1" w:lastColumn="0" w:noHBand="0" w:noVBand="1"/>
      </w:tblPr>
      <w:tblGrid>
        <w:gridCol w:w="855"/>
        <w:gridCol w:w="1650"/>
        <w:gridCol w:w="2136"/>
        <w:gridCol w:w="5529"/>
      </w:tblGrid>
      <w:tr w:rsidR="00697633" w:rsidRPr="004C7C8D" w14:paraId="5F2AD60C" w14:textId="77777777" w:rsidTr="00492FFC">
        <w:tc>
          <w:tcPr>
            <w:tcW w:w="855" w:type="dxa"/>
          </w:tcPr>
          <w:p w14:paraId="69D2FEB5" w14:textId="77777777" w:rsidR="00697633" w:rsidRPr="004C7C8D" w:rsidRDefault="00697633" w:rsidP="005B1C79">
            <w:pPr>
              <w:rPr>
                <w:b/>
              </w:rPr>
            </w:pPr>
            <w:r w:rsidRPr="004C7C8D">
              <w:rPr>
                <w:b/>
              </w:rPr>
              <w:t>Req No.</w:t>
            </w:r>
          </w:p>
        </w:tc>
        <w:tc>
          <w:tcPr>
            <w:tcW w:w="1651" w:type="dxa"/>
          </w:tcPr>
          <w:p w14:paraId="5E8267AE" w14:textId="77777777" w:rsidR="00697633" w:rsidRPr="004C7C8D" w:rsidRDefault="00697633" w:rsidP="005B1C79">
            <w:pPr>
              <w:rPr>
                <w:b/>
              </w:rPr>
            </w:pPr>
            <w:r w:rsidRPr="004C7C8D">
              <w:rPr>
                <w:b/>
              </w:rPr>
              <w:t>Requirement</w:t>
            </w:r>
          </w:p>
        </w:tc>
        <w:tc>
          <w:tcPr>
            <w:tcW w:w="2139" w:type="dxa"/>
          </w:tcPr>
          <w:p w14:paraId="4BD056B3" w14:textId="77777777" w:rsidR="00697633" w:rsidRPr="004C7C8D" w:rsidRDefault="00697633" w:rsidP="005B1C79">
            <w:pPr>
              <w:rPr>
                <w:b/>
              </w:rPr>
            </w:pPr>
            <w:r w:rsidRPr="004C7C8D">
              <w:rPr>
                <w:b/>
              </w:rPr>
              <w:t>Details</w:t>
            </w:r>
          </w:p>
        </w:tc>
        <w:tc>
          <w:tcPr>
            <w:tcW w:w="5525" w:type="dxa"/>
          </w:tcPr>
          <w:p w14:paraId="129AFEBA" w14:textId="77777777" w:rsidR="00697633" w:rsidRPr="004C7C8D" w:rsidRDefault="00697633" w:rsidP="005B1C79">
            <w:pPr>
              <w:rPr>
                <w:b/>
              </w:rPr>
            </w:pPr>
            <w:r w:rsidRPr="004C7C8D">
              <w:rPr>
                <w:b/>
              </w:rPr>
              <w:t>Acceptance Criteria</w:t>
            </w:r>
          </w:p>
        </w:tc>
      </w:tr>
      <w:tr w:rsidR="00697633" w:rsidRPr="004C7C8D" w14:paraId="6456CC83" w14:textId="77777777" w:rsidTr="00492FFC">
        <w:tc>
          <w:tcPr>
            <w:tcW w:w="855" w:type="dxa"/>
          </w:tcPr>
          <w:p w14:paraId="09627835" w14:textId="77777777" w:rsidR="00697633" w:rsidRPr="004C7C8D" w:rsidRDefault="00697633" w:rsidP="00B76508">
            <w:pPr>
              <w:pStyle w:val="ListParagraph"/>
              <w:numPr>
                <w:ilvl w:val="0"/>
                <w:numId w:val="41"/>
              </w:numPr>
            </w:pPr>
          </w:p>
        </w:tc>
        <w:tc>
          <w:tcPr>
            <w:tcW w:w="1651" w:type="dxa"/>
          </w:tcPr>
          <w:p w14:paraId="21AA47AC" w14:textId="77777777" w:rsidR="00697633" w:rsidRPr="004C7C8D" w:rsidRDefault="00697633" w:rsidP="005B1C79">
            <w:pPr>
              <w:rPr>
                <w:i/>
                <w:color w:val="0070C0"/>
                <w:sz w:val="24"/>
                <w:szCs w:val="24"/>
              </w:rPr>
            </w:pPr>
            <w:r w:rsidRPr="004C7C8D">
              <w:t>Notification of randomization</w:t>
            </w:r>
          </w:p>
          <w:p w14:paraId="1C8C50BA" w14:textId="77777777" w:rsidR="00697633" w:rsidRPr="004C7C8D" w:rsidRDefault="00697633" w:rsidP="005B1C79"/>
        </w:tc>
        <w:tc>
          <w:tcPr>
            <w:tcW w:w="2139" w:type="dxa"/>
          </w:tcPr>
          <w:p w14:paraId="4E01AEBC" w14:textId="77777777" w:rsidR="00697633" w:rsidRPr="004C7C8D" w:rsidRDefault="00697633" w:rsidP="005B1C79">
            <w:r w:rsidRPr="004C7C8D">
              <w:t xml:space="preserve">User should be alerted, either through push notification on their lock screen, or through an in-app notification, that they’ve been randomized to the Stay Strong with Coach arm. </w:t>
            </w:r>
          </w:p>
        </w:tc>
        <w:tc>
          <w:tcPr>
            <w:tcW w:w="5525" w:type="dxa"/>
          </w:tcPr>
          <w:p w14:paraId="5CD029B4" w14:textId="77777777" w:rsidR="00EA3117" w:rsidRDefault="00EA3117" w:rsidP="00B76508">
            <w:pPr>
              <w:pStyle w:val="ListParagraph"/>
              <w:numPr>
                <w:ilvl w:val="0"/>
                <w:numId w:val="42"/>
              </w:numPr>
            </w:pPr>
            <w:r w:rsidRPr="004C7C8D">
              <w:t xml:space="preserve">Randomization is performed by the research team, and the arm the user is placed into is defined by what the research team chooses in the dropdown on the admin portal </w:t>
            </w:r>
          </w:p>
          <w:p w14:paraId="319940DC" w14:textId="38DCB622" w:rsidR="00E27FC5" w:rsidRPr="004C7C8D" w:rsidRDefault="00E27FC5" w:rsidP="00B76508">
            <w:pPr>
              <w:pStyle w:val="ListParagraph"/>
              <w:numPr>
                <w:ilvl w:val="0"/>
                <w:numId w:val="42"/>
              </w:numPr>
            </w:pPr>
            <w:r w:rsidRPr="004C7C8D">
              <w:t>Participants will receive a Push notification to lock screen that they have been Randomized along with the Research Arm</w:t>
            </w:r>
          </w:p>
          <w:p w14:paraId="18FBAA78" w14:textId="7FB6F25B" w:rsidR="00E27FC5" w:rsidRPr="004C7C8D" w:rsidRDefault="00EA3117" w:rsidP="00B76508">
            <w:pPr>
              <w:pStyle w:val="ListParagraph"/>
              <w:numPr>
                <w:ilvl w:val="0"/>
                <w:numId w:val="42"/>
              </w:numPr>
            </w:pPr>
            <w:r>
              <w:t>Push Notification</w:t>
            </w:r>
            <w:r w:rsidR="00E27FC5" w:rsidRPr="004C7C8D">
              <w:t>: “</w:t>
            </w:r>
            <w:r w:rsidR="006C25AF" w:rsidRPr="004C7C8D">
              <w:t>Congratulations</w:t>
            </w:r>
            <w:r w:rsidR="00E27FC5" w:rsidRPr="004C7C8D">
              <w:t>!</w:t>
            </w:r>
            <w:r w:rsidR="00E27FC5" w:rsidRPr="00492FFC">
              <w:t xml:space="preserve"> You are enrolled in Stay Strong with Coach</w:t>
            </w:r>
            <w:r>
              <w:t>ing</w:t>
            </w:r>
            <w:r w:rsidR="00E27FC5" w:rsidRPr="004C7C8D">
              <w:t>”</w:t>
            </w:r>
            <w:r w:rsidR="00F8048C">
              <w:t xml:space="preserve"> </w:t>
            </w:r>
            <w:r w:rsidR="00E27FC5" w:rsidRPr="004C7C8D">
              <w:t>Participants will receive a wall message letting them know they have been randomized along with the Research Arm</w:t>
            </w:r>
          </w:p>
          <w:p w14:paraId="45157C85" w14:textId="5BB6A3F7" w:rsidR="00697633" w:rsidRPr="004C7C8D" w:rsidRDefault="00E27FC5" w:rsidP="00B76508">
            <w:pPr>
              <w:numPr>
                <w:ilvl w:val="1"/>
                <w:numId w:val="42"/>
              </w:numPr>
              <w:shd w:val="clear" w:color="auto" w:fill="FFFFFF"/>
              <w:spacing w:before="100" w:beforeAutospacing="1" w:after="100" w:afterAutospacing="1"/>
            </w:pPr>
            <w:r w:rsidRPr="004C7C8D">
              <w:t xml:space="preserve">Message: </w:t>
            </w:r>
            <w:r w:rsidR="00EA3117" w:rsidRPr="00EA3117">
              <w:rPr>
                <w:rFonts w:eastAsia="Times New Roman" w:cs="Arial"/>
                <w:i/>
                <w:iCs/>
                <w:color w:val="333333"/>
                <w:sz w:val="21"/>
                <w:szCs w:val="21"/>
              </w:rPr>
              <w:t>Wall message:</w:t>
            </w:r>
            <w:r w:rsidR="00EA3117" w:rsidRPr="00EA3117">
              <w:rPr>
                <w:rFonts w:eastAsia="Times New Roman" w:cs="Arial"/>
                <w:color w:val="333333"/>
                <w:sz w:val="21"/>
                <w:szCs w:val="21"/>
              </w:rPr>
              <w:t xml:space="preserve"> “</w:t>
            </w:r>
            <w:r w:rsidR="00EA3117" w:rsidRPr="00EA3117">
              <w:rPr>
                <w:rFonts w:eastAsia="Times New Roman" w:cs="Arial"/>
                <w:i/>
                <w:color w:val="333333"/>
                <w:sz w:val="21"/>
                <w:szCs w:val="21"/>
              </w:rPr>
              <w:t xml:space="preserve">You have been randomized to the Stay Strong with Coaching program. You can now see your Fitbit and weight data in the Dashboard. Your coach will contact you within the next </w:t>
            </w:r>
            <w:r w:rsidR="00844AD7">
              <w:rPr>
                <w:rFonts w:eastAsia="Times New Roman" w:cs="Arial"/>
                <w:i/>
                <w:color w:val="333333"/>
                <w:sz w:val="21"/>
                <w:szCs w:val="21"/>
              </w:rPr>
              <w:t xml:space="preserve">2-3. </w:t>
            </w:r>
          </w:p>
        </w:tc>
      </w:tr>
      <w:tr w:rsidR="00697633" w:rsidRPr="004C7C8D" w14:paraId="78F2A51B" w14:textId="77777777" w:rsidTr="00492FFC">
        <w:tc>
          <w:tcPr>
            <w:tcW w:w="800" w:type="dxa"/>
          </w:tcPr>
          <w:p w14:paraId="70F0A164" w14:textId="77777777" w:rsidR="00697633" w:rsidRPr="004C7C8D" w:rsidRDefault="00697633" w:rsidP="00B76508">
            <w:pPr>
              <w:pStyle w:val="ListParagraph"/>
              <w:numPr>
                <w:ilvl w:val="0"/>
                <w:numId w:val="41"/>
              </w:numPr>
            </w:pPr>
          </w:p>
        </w:tc>
        <w:tc>
          <w:tcPr>
            <w:tcW w:w="1653" w:type="dxa"/>
          </w:tcPr>
          <w:p w14:paraId="5A6C776E" w14:textId="77777777" w:rsidR="00697633" w:rsidRPr="004C7C8D" w:rsidRDefault="00697633" w:rsidP="005B1C79">
            <w:r w:rsidRPr="004C7C8D">
              <w:t>Display of goals in the Dashboard</w:t>
            </w:r>
          </w:p>
        </w:tc>
        <w:tc>
          <w:tcPr>
            <w:tcW w:w="2149" w:type="dxa"/>
          </w:tcPr>
          <w:p w14:paraId="0E2EABC7" w14:textId="77777777" w:rsidR="00697633" w:rsidRPr="004C7C8D" w:rsidRDefault="00697633" w:rsidP="005B1C79">
            <w:r w:rsidRPr="004C7C8D">
              <w:t xml:space="preserve">Users should be able to click on the Dashboard from the menu and view their synced data for Fitbit activity and weight, in addition to their active minutes goal.  </w:t>
            </w:r>
          </w:p>
        </w:tc>
        <w:tc>
          <w:tcPr>
            <w:tcW w:w="5568" w:type="dxa"/>
          </w:tcPr>
          <w:p w14:paraId="2F80AB97" w14:textId="77777777" w:rsidR="00E27FC5" w:rsidRPr="004C7C8D" w:rsidRDefault="00E27FC5" w:rsidP="00B76508">
            <w:pPr>
              <w:pStyle w:val="ListParagraph"/>
              <w:numPr>
                <w:ilvl w:val="0"/>
                <w:numId w:val="43"/>
              </w:numPr>
            </w:pPr>
            <w:r w:rsidRPr="004C7C8D">
              <w:t>Participants will click on Dashboard</w:t>
            </w:r>
          </w:p>
          <w:p w14:paraId="76437F77" w14:textId="5679120A" w:rsidR="00E27FC5" w:rsidRPr="004C7C8D" w:rsidRDefault="00E27FC5" w:rsidP="00B76508">
            <w:pPr>
              <w:pStyle w:val="ListParagraph"/>
              <w:numPr>
                <w:ilvl w:val="0"/>
                <w:numId w:val="43"/>
              </w:numPr>
            </w:pPr>
            <w:r w:rsidRPr="004C7C8D">
              <w:t>Participants will select “</w:t>
            </w:r>
            <w:r w:rsidR="00C425A9" w:rsidRPr="004C7C8D">
              <w:t xml:space="preserve">Active </w:t>
            </w:r>
            <w:r w:rsidRPr="004C7C8D">
              <w:t>Minutes”</w:t>
            </w:r>
          </w:p>
          <w:p w14:paraId="167E009A" w14:textId="77777777" w:rsidR="00E27FC5" w:rsidRPr="004C7C8D" w:rsidRDefault="00E27FC5" w:rsidP="00B76508">
            <w:pPr>
              <w:pStyle w:val="ListParagraph"/>
              <w:numPr>
                <w:ilvl w:val="0"/>
                <w:numId w:val="43"/>
              </w:numPr>
            </w:pPr>
            <w:r w:rsidRPr="004C7C8D">
              <w:t>Participants will see their current goal</w:t>
            </w:r>
          </w:p>
          <w:p w14:paraId="7AE9DDE5" w14:textId="77777777" w:rsidR="00697633" w:rsidRPr="004C7C8D" w:rsidRDefault="00E27FC5" w:rsidP="00B76508">
            <w:pPr>
              <w:pStyle w:val="ListParagraph"/>
              <w:numPr>
                <w:ilvl w:val="0"/>
                <w:numId w:val="43"/>
              </w:numPr>
            </w:pPr>
            <w:r w:rsidRPr="004C7C8D">
              <w:t>Participants can look back at previous weeks of data/goals.</w:t>
            </w:r>
          </w:p>
        </w:tc>
      </w:tr>
      <w:tr w:rsidR="00697633" w:rsidRPr="004C7C8D" w14:paraId="2376BF40" w14:textId="77777777" w:rsidTr="00492FFC">
        <w:tc>
          <w:tcPr>
            <w:tcW w:w="800" w:type="dxa"/>
          </w:tcPr>
          <w:p w14:paraId="0FB4F406" w14:textId="77777777" w:rsidR="00697633" w:rsidRPr="004C7C8D" w:rsidRDefault="00697633" w:rsidP="00B76508">
            <w:pPr>
              <w:pStyle w:val="ListParagraph"/>
              <w:numPr>
                <w:ilvl w:val="0"/>
                <w:numId w:val="41"/>
              </w:numPr>
            </w:pPr>
          </w:p>
        </w:tc>
        <w:tc>
          <w:tcPr>
            <w:tcW w:w="1653" w:type="dxa"/>
          </w:tcPr>
          <w:p w14:paraId="2C023D5B" w14:textId="77777777" w:rsidR="00697633" w:rsidRPr="004C7C8D" w:rsidRDefault="00697633" w:rsidP="005B1C79">
            <w:r w:rsidRPr="004C7C8D">
              <w:t>Display of goal line in data visualization charts</w:t>
            </w:r>
          </w:p>
        </w:tc>
        <w:tc>
          <w:tcPr>
            <w:tcW w:w="2149" w:type="dxa"/>
          </w:tcPr>
          <w:p w14:paraId="6CF8A838" w14:textId="159B2F12" w:rsidR="00697633" w:rsidRPr="004C7C8D" w:rsidRDefault="00697633" w:rsidP="005B1C79">
            <w:r w:rsidRPr="004C7C8D">
              <w:t xml:space="preserve">Users should be able to view a graphical display (line) of their goal for the week, imposed over their synced </w:t>
            </w:r>
            <w:r w:rsidR="00C425A9" w:rsidRPr="004C7C8D">
              <w:t>Active Minutes</w:t>
            </w:r>
            <w:r w:rsidRPr="004C7C8D">
              <w:t xml:space="preserve"> for the week</w:t>
            </w:r>
          </w:p>
        </w:tc>
        <w:tc>
          <w:tcPr>
            <w:tcW w:w="5568" w:type="dxa"/>
          </w:tcPr>
          <w:p w14:paraId="1A5A5638" w14:textId="5FB74193" w:rsidR="00E27FC5" w:rsidRPr="004C7C8D" w:rsidRDefault="00E27FC5" w:rsidP="00B76508">
            <w:pPr>
              <w:pStyle w:val="ListParagraph"/>
              <w:numPr>
                <w:ilvl w:val="0"/>
                <w:numId w:val="44"/>
              </w:numPr>
            </w:pPr>
            <w:r w:rsidRPr="004C7C8D">
              <w:t>Within the “</w:t>
            </w:r>
            <w:r w:rsidR="00C425A9" w:rsidRPr="004C7C8D">
              <w:t xml:space="preserve">Active </w:t>
            </w:r>
            <w:r w:rsidRPr="004C7C8D">
              <w:t>Minutes” section of the Dashboard, Participants will see a chart of their synced Fitbit data. This chart should have as goal line for the week (Sunday-Saturdays).</w:t>
            </w:r>
          </w:p>
          <w:p w14:paraId="16AA6F26" w14:textId="77777777" w:rsidR="00697633" w:rsidRPr="004C7C8D" w:rsidRDefault="00E27FC5" w:rsidP="00B76508">
            <w:pPr>
              <w:pStyle w:val="ListParagraph"/>
              <w:numPr>
                <w:ilvl w:val="0"/>
                <w:numId w:val="44"/>
              </w:numPr>
            </w:pPr>
            <w:r w:rsidRPr="004C7C8D">
              <w:t>Participants can look back at previous weeks of data/goals.</w:t>
            </w:r>
          </w:p>
        </w:tc>
      </w:tr>
      <w:tr w:rsidR="00697633" w:rsidRPr="004C7C8D" w14:paraId="27EEF7D5" w14:textId="77777777" w:rsidTr="00492FFC">
        <w:tc>
          <w:tcPr>
            <w:tcW w:w="800" w:type="dxa"/>
          </w:tcPr>
          <w:p w14:paraId="1D93C7CE" w14:textId="77777777" w:rsidR="00697633" w:rsidRPr="004C7C8D" w:rsidRDefault="00697633" w:rsidP="00B76508">
            <w:pPr>
              <w:pStyle w:val="ListParagraph"/>
              <w:numPr>
                <w:ilvl w:val="0"/>
                <w:numId w:val="41"/>
              </w:numPr>
            </w:pPr>
          </w:p>
        </w:tc>
        <w:tc>
          <w:tcPr>
            <w:tcW w:w="1653" w:type="dxa"/>
          </w:tcPr>
          <w:p w14:paraId="4964DD3D" w14:textId="77777777" w:rsidR="00697633" w:rsidRPr="004C7C8D" w:rsidRDefault="00697633" w:rsidP="005B1C79">
            <w:r w:rsidRPr="004C7C8D">
              <w:t>Barriers Survey</w:t>
            </w:r>
          </w:p>
        </w:tc>
        <w:tc>
          <w:tcPr>
            <w:tcW w:w="2149" w:type="dxa"/>
          </w:tcPr>
          <w:p w14:paraId="3D8837DD" w14:textId="52881DCC" w:rsidR="00697633" w:rsidRPr="004C7C8D" w:rsidRDefault="00697633" w:rsidP="005B1C79">
            <w:r w:rsidRPr="004C7C8D">
              <w:t>User receive</w:t>
            </w:r>
            <w:r w:rsidR="007C2DC1" w:rsidRPr="004C7C8D">
              <w:t>s</w:t>
            </w:r>
            <w:r w:rsidRPr="004C7C8D">
              <w:t xml:space="preserve"> a “Barriers survey” upon being randomized into the intervention arm. This survey is one question, with 11 answer choices. Users </w:t>
            </w:r>
            <w:r w:rsidR="00C425A9" w:rsidRPr="004C7C8D">
              <w:t xml:space="preserve">are asked to </w:t>
            </w:r>
            <w:r w:rsidRPr="004C7C8D">
              <w:t>select 4 answers</w:t>
            </w:r>
            <w:r w:rsidR="00C425A9" w:rsidRPr="004C7C8D">
              <w:t xml:space="preserve"> (they are allowed to select fewer)</w:t>
            </w:r>
            <w:r w:rsidRPr="004C7C8D">
              <w:t>.</w:t>
            </w:r>
          </w:p>
        </w:tc>
        <w:tc>
          <w:tcPr>
            <w:tcW w:w="5568" w:type="dxa"/>
          </w:tcPr>
          <w:p w14:paraId="2DD3F6CC" w14:textId="60E2FE30" w:rsidR="00E27FC5" w:rsidRPr="004C7C8D" w:rsidRDefault="00E27FC5" w:rsidP="00B76508">
            <w:pPr>
              <w:pStyle w:val="ListParagraph"/>
              <w:numPr>
                <w:ilvl w:val="0"/>
                <w:numId w:val="39"/>
              </w:numPr>
            </w:pPr>
            <w:r w:rsidRPr="004C7C8D">
              <w:t>Upon being randomized into the Intervention Arm, user will receive a notification to take the survey.</w:t>
            </w:r>
            <w:r w:rsidR="00313ACB">
              <w:t xml:space="preserve"> </w:t>
            </w:r>
            <w:r w:rsidR="00313ACB" w:rsidRPr="00313ACB">
              <w:rPr>
                <w:i/>
              </w:rPr>
              <w:t xml:space="preserve">“Please </w:t>
            </w:r>
            <w:r w:rsidR="00313ACB">
              <w:rPr>
                <w:i/>
              </w:rPr>
              <w:t>let us know possible barriers to exercising</w:t>
            </w:r>
            <w:r w:rsidR="00313ACB" w:rsidRPr="00313ACB">
              <w:rPr>
                <w:i/>
              </w:rPr>
              <w:t>”</w:t>
            </w:r>
          </w:p>
          <w:p w14:paraId="37AFBDF6" w14:textId="77777777" w:rsidR="00E27FC5" w:rsidRPr="004C7C8D" w:rsidRDefault="00E27FC5" w:rsidP="00B76508">
            <w:pPr>
              <w:pStyle w:val="ListParagraph"/>
              <w:numPr>
                <w:ilvl w:val="0"/>
                <w:numId w:val="39"/>
              </w:numPr>
            </w:pPr>
            <w:r w:rsidRPr="004C7C8D">
              <w:t>User will click on the notification to navigate to the survey.</w:t>
            </w:r>
          </w:p>
          <w:p w14:paraId="6C1755A4" w14:textId="77777777" w:rsidR="00E27FC5" w:rsidRPr="004C7C8D" w:rsidRDefault="00E27FC5" w:rsidP="00B76508">
            <w:pPr>
              <w:pStyle w:val="ListParagraph"/>
              <w:numPr>
                <w:ilvl w:val="0"/>
                <w:numId w:val="39"/>
              </w:numPr>
            </w:pPr>
            <w:r w:rsidRPr="004C7C8D">
              <w:t>User can choose up to 4 answer choices out of the list of possibilities (multiselect).</w:t>
            </w:r>
          </w:p>
          <w:p w14:paraId="563D5529" w14:textId="77777777" w:rsidR="00E27FC5" w:rsidRPr="004C7C8D" w:rsidRDefault="00E27FC5" w:rsidP="00B76508">
            <w:pPr>
              <w:pStyle w:val="ListParagraph"/>
              <w:numPr>
                <w:ilvl w:val="0"/>
                <w:numId w:val="39"/>
              </w:numPr>
            </w:pPr>
            <w:r w:rsidRPr="004C7C8D">
              <w:t>User’s answer choices are stored in the system.</w:t>
            </w:r>
          </w:p>
          <w:p w14:paraId="60D91A52" w14:textId="77777777" w:rsidR="00006171" w:rsidRDefault="00E27FC5" w:rsidP="00B76508">
            <w:pPr>
              <w:pStyle w:val="ListParagraph"/>
              <w:numPr>
                <w:ilvl w:val="0"/>
                <w:numId w:val="39"/>
              </w:numPr>
            </w:pPr>
            <w:r w:rsidRPr="004C7C8D">
              <w:t xml:space="preserve">If user selects less than 4, the system should assign </w:t>
            </w:r>
            <w:r w:rsidR="00006171" w:rsidRPr="00006171">
              <w:t xml:space="preserve">the system should assign answers to the user from a "generic bucket" of options </w:t>
            </w:r>
            <w:r w:rsidR="00006171">
              <w:t xml:space="preserve">given by the Stay Strong team. </w:t>
            </w:r>
          </w:p>
          <w:p w14:paraId="2C7537EB" w14:textId="12083B56" w:rsidR="007C2DC1" w:rsidRPr="004C7C8D" w:rsidRDefault="00E27FC5" w:rsidP="00006171">
            <w:r w:rsidRPr="00006171">
              <w:rPr>
                <w:color w:val="ED7D31" w:themeColor="accent2"/>
              </w:rPr>
              <w:t>NOTE: Refer to Appendix “Barrier Survey” for more details</w:t>
            </w:r>
          </w:p>
        </w:tc>
      </w:tr>
      <w:tr w:rsidR="00697633" w:rsidRPr="004C7C8D" w14:paraId="53EF86CB" w14:textId="77777777" w:rsidTr="00492FFC">
        <w:tc>
          <w:tcPr>
            <w:tcW w:w="800" w:type="dxa"/>
          </w:tcPr>
          <w:p w14:paraId="15A66878" w14:textId="77777777" w:rsidR="00697633" w:rsidRPr="004C7C8D" w:rsidRDefault="00697633" w:rsidP="005B1C79">
            <w:r w:rsidRPr="004C7C8D">
              <w:t xml:space="preserve">5. </w:t>
            </w:r>
          </w:p>
        </w:tc>
        <w:tc>
          <w:tcPr>
            <w:tcW w:w="1653" w:type="dxa"/>
          </w:tcPr>
          <w:p w14:paraId="2C027F03" w14:textId="77777777" w:rsidR="00697633" w:rsidRPr="004C7C8D" w:rsidRDefault="00697633" w:rsidP="005B1C79">
            <w:r w:rsidRPr="004C7C8D">
              <w:t>Tailored messaging</w:t>
            </w:r>
          </w:p>
        </w:tc>
        <w:tc>
          <w:tcPr>
            <w:tcW w:w="2149" w:type="dxa"/>
          </w:tcPr>
          <w:p w14:paraId="76CF7180" w14:textId="77777777" w:rsidR="00697633" w:rsidRPr="004C7C8D" w:rsidRDefault="00697633" w:rsidP="005B1C79">
            <w:r w:rsidRPr="004C7C8D">
              <w:t>The user will receive messaging based on what they (or system) selected during the barriers survey.</w:t>
            </w:r>
          </w:p>
        </w:tc>
        <w:tc>
          <w:tcPr>
            <w:tcW w:w="5568" w:type="dxa"/>
          </w:tcPr>
          <w:p w14:paraId="0F422C6C" w14:textId="77777777" w:rsidR="00697633" w:rsidRPr="004C7C8D" w:rsidRDefault="00697633" w:rsidP="00B76508">
            <w:pPr>
              <w:pStyle w:val="ListParagraph"/>
              <w:numPr>
                <w:ilvl w:val="0"/>
                <w:numId w:val="40"/>
              </w:numPr>
            </w:pPr>
            <w:r w:rsidRPr="004C7C8D">
              <w:t>Every other week, users receives one message related to one of the barriers they (or the system selected)</w:t>
            </w:r>
          </w:p>
          <w:p w14:paraId="78AED484" w14:textId="77777777" w:rsidR="007C2DC1" w:rsidRPr="004C7C8D" w:rsidRDefault="00697633" w:rsidP="00B76508">
            <w:pPr>
              <w:pStyle w:val="ListParagraph"/>
              <w:numPr>
                <w:ilvl w:val="0"/>
                <w:numId w:val="40"/>
              </w:numPr>
            </w:pPr>
            <w:r w:rsidRPr="004C7C8D">
              <w:t xml:space="preserve">User should </w:t>
            </w:r>
            <w:r w:rsidR="007C2DC1" w:rsidRPr="004C7C8D">
              <w:t>not see the same message twice within the duration of the Program</w:t>
            </w:r>
          </w:p>
          <w:p w14:paraId="661BCF60" w14:textId="77777777" w:rsidR="007C2DC1" w:rsidRPr="004C7C8D" w:rsidRDefault="007C2DC1" w:rsidP="007C2DC1">
            <w:r w:rsidRPr="004C7C8D">
              <w:rPr>
                <w:color w:val="ED7D31" w:themeColor="accent2"/>
              </w:rPr>
              <w:t>NOTE: Refer to Appendix “Messaging Schematics” for details</w:t>
            </w:r>
          </w:p>
        </w:tc>
      </w:tr>
      <w:tr w:rsidR="00697633" w:rsidRPr="004C7C8D" w14:paraId="69D2BC06" w14:textId="77777777" w:rsidTr="00492FFC">
        <w:tc>
          <w:tcPr>
            <w:tcW w:w="800" w:type="dxa"/>
          </w:tcPr>
          <w:p w14:paraId="2712E952" w14:textId="77777777" w:rsidR="00697633" w:rsidRPr="004C7C8D" w:rsidRDefault="00E27FC5" w:rsidP="00E27FC5">
            <w:pPr>
              <w:pStyle w:val="ListParagraph"/>
              <w:ind w:left="360"/>
            </w:pPr>
            <w:r w:rsidRPr="004C7C8D">
              <w:t>6.</w:t>
            </w:r>
          </w:p>
        </w:tc>
        <w:tc>
          <w:tcPr>
            <w:tcW w:w="1653" w:type="dxa"/>
          </w:tcPr>
          <w:p w14:paraId="1B8DC4E2" w14:textId="77777777" w:rsidR="00697633" w:rsidRPr="004C7C8D" w:rsidRDefault="00697633" w:rsidP="005B1C79">
            <w:r w:rsidRPr="004C7C8D">
              <w:t>Non-tailored messaging</w:t>
            </w:r>
          </w:p>
        </w:tc>
        <w:tc>
          <w:tcPr>
            <w:tcW w:w="2149" w:type="dxa"/>
          </w:tcPr>
          <w:p w14:paraId="28C6E0A1" w14:textId="77777777" w:rsidR="00697633" w:rsidRPr="004C7C8D" w:rsidRDefault="00697633" w:rsidP="005B1C79">
            <w:r w:rsidRPr="004C7C8D">
              <w:t>Per a schedule, users receive messages as defined by the research team</w:t>
            </w:r>
          </w:p>
        </w:tc>
        <w:tc>
          <w:tcPr>
            <w:tcW w:w="5568" w:type="dxa"/>
          </w:tcPr>
          <w:p w14:paraId="70A441C0" w14:textId="77777777" w:rsidR="007C2DC1" w:rsidRPr="004C7C8D" w:rsidRDefault="00697633" w:rsidP="00B76508">
            <w:pPr>
              <w:pStyle w:val="ListParagraph"/>
              <w:numPr>
                <w:ilvl w:val="0"/>
                <w:numId w:val="45"/>
              </w:numPr>
            </w:pPr>
            <w:r w:rsidRPr="004C7C8D">
              <w:t>User receives a non-tailored message</w:t>
            </w:r>
            <w:r w:rsidR="007C2DC1" w:rsidRPr="004C7C8D">
              <w:t xml:space="preserve"> on the following </w:t>
            </w:r>
            <w:r w:rsidR="006E0A93" w:rsidRPr="004C7C8D">
              <w:t xml:space="preserve">alternating </w:t>
            </w:r>
            <w:r w:rsidR="007C2DC1" w:rsidRPr="004C7C8D">
              <w:t>schedule</w:t>
            </w:r>
            <w:r w:rsidR="006E0A93" w:rsidRPr="004C7C8D">
              <w:t>:</w:t>
            </w:r>
          </w:p>
          <w:p w14:paraId="687B449B" w14:textId="77777777" w:rsidR="007C2DC1" w:rsidRPr="004C7C8D" w:rsidRDefault="007C2DC1" w:rsidP="00B76508">
            <w:pPr>
              <w:pStyle w:val="ListParagraph"/>
              <w:numPr>
                <w:ilvl w:val="1"/>
                <w:numId w:val="45"/>
              </w:numPr>
            </w:pPr>
            <w:r w:rsidRPr="004C7C8D">
              <w:t>3 times one week</w:t>
            </w:r>
          </w:p>
          <w:p w14:paraId="5C03D0D7" w14:textId="62BC8D9E" w:rsidR="00697633" w:rsidRPr="004C7C8D" w:rsidRDefault="006E0A93" w:rsidP="00B76508">
            <w:pPr>
              <w:pStyle w:val="ListParagraph"/>
              <w:numPr>
                <w:ilvl w:val="1"/>
                <w:numId w:val="45"/>
              </w:numPr>
            </w:pPr>
            <w:r w:rsidRPr="004C7C8D">
              <w:t>2</w:t>
            </w:r>
            <w:r w:rsidR="00697633" w:rsidRPr="004C7C8D">
              <w:t xml:space="preserve"> times the next week (plus one barrier message</w:t>
            </w:r>
            <w:r w:rsidRPr="004C7C8D">
              <w:t xml:space="preserve"> covered in </w:t>
            </w:r>
            <w:r w:rsidR="00B04FFA" w:rsidRPr="004C7C8D">
              <w:t>#</w:t>
            </w:r>
            <w:r w:rsidRPr="004C7C8D">
              <w:t>5</w:t>
            </w:r>
            <w:r w:rsidR="00697633" w:rsidRPr="004C7C8D">
              <w:t>) throughout the duration of the program.</w:t>
            </w:r>
          </w:p>
          <w:p w14:paraId="196F9C7A" w14:textId="77777777" w:rsidR="006E0A93" w:rsidRPr="004C7C8D" w:rsidRDefault="006E0A93" w:rsidP="006E0A93">
            <w:pPr>
              <w:pStyle w:val="ListParagraph"/>
              <w:ind w:left="0"/>
            </w:pPr>
            <w:r w:rsidRPr="004C7C8D">
              <w:rPr>
                <w:color w:val="ED7D31" w:themeColor="accent2"/>
              </w:rPr>
              <w:t>NOTE: Refer to Appendix “Messaging Schematics” for details</w:t>
            </w:r>
          </w:p>
        </w:tc>
      </w:tr>
      <w:tr w:rsidR="00E27FC5" w:rsidRPr="004C7C8D" w14:paraId="4D20E6C8" w14:textId="77777777" w:rsidTr="00492FFC">
        <w:tc>
          <w:tcPr>
            <w:tcW w:w="800" w:type="dxa"/>
          </w:tcPr>
          <w:p w14:paraId="54842BDD" w14:textId="77777777" w:rsidR="00E27FC5" w:rsidRPr="004C7C8D" w:rsidRDefault="00E27FC5" w:rsidP="00E27FC5">
            <w:pPr>
              <w:pStyle w:val="ListParagraph"/>
              <w:ind w:left="360"/>
            </w:pPr>
            <w:r w:rsidRPr="004C7C8D">
              <w:t>7.</w:t>
            </w:r>
          </w:p>
        </w:tc>
        <w:tc>
          <w:tcPr>
            <w:tcW w:w="1653" w:type="dxa"/>
          </w:tcPr>
          <w:p w14:paraId="6D939686" w14:textId="77777777" w:rsidR="00E27FC5" w:rsidRPr="004C7C8D" w:rsidRDefault="00E27FC5" w:rsidP="005B1C79">
            <w:r w:rsidRPr="004C7C8D">
              <w:t>Sync Reminder (Fitbit)</w:t>
            </w:r>
          </w:p>
        </w:tc>
        <w:tc>
          <w:tcPr>
            <w:tcW w:w="2149" w:type="dxa"/>
          </w:tcPr>
          <w:p w14:paraId="52027955" w14:textId="77777777" w:rsidR="00E27FC5" w:rsidRPr="004C7C8D" w:rsidRDefault="00E27FC5" w:rsidP="005B1C79">
            <w:r w:rsidRPr="004C7C8D">
              <w:t>Users in the intervention arm receive a message if they have not uploaded Fitbit data in the past 7 days.</w:t>
            </w:r>
          </w:p>
        </w:tc>
        <w:tc>
          <w:tcPr>
            <w:tcW w:w="5568" w:type="dxa"/>
          </w:tcPr>
          <w:p w14:paraId="43F58606" w14:textId="77777777" w:rsidR="00E27FC5" w:rsidRPr="004C7C8D" w:rsidRDefault="00E27FC5" w:rsidP="00B76508">
            <w:pPr>
              <w:numPr>
                <w:ilvl w:val="0"/>
                <w:numId w:val="62"/>
              </w:numPr>
              <w:shd w:val="clear" w:color="auto" w:fill="FFFFFF"/>
              <w:spacing w:before="100" w:beforeAutospacing="1" w:after="100" w:afterAutospacing="1"/>
            </w:pPr>
            <w:r w:rsidRPr="004C7C8D">
              <w:t>Message content: "</w:t>
            </w:r>
            <w:r w:rsidRPr="00492FFC">
              <w:t>We haven't received any data from your Fitbit in the last week. Be sure to wear your Fitbit daily and be within 15 feet of your powered on computer!</w:t>
            </w:r>
            <w:r w:rsidRPr="004C7C8D">
              <w:t>"</w:t>
            </w:r>
          </w:p>
          <w:p w14:paraId="3D236D58" w14:textId="77777777" w:rsidR="00E27FC5" w:rsidRPr="004C7C8D" w:rsidRDefault="00E27FC5" w:rsidP="00B76508">
            <w:pPr>
              <w:numPr>
                <w:ilvl w:val="0"/>
                <w:numId w:val="62"/>
              </w:numPr>
              <w:shd w:val="clear" w:color="auto" w:fill="FFFFFF"/>
              <w:spacing w:before="100" w:beforeAutospacing="1" w:after="100" w:afterAutospacing="1"/>
            </w:pPr>
            <w:r w:rsidRPr="004C7C8D">
              <w:t>If there has been no Fitbit data synced over a 7 day period post-randomization, the intervention arm receives a push notification of the content above.</w:t>
            </w:r>
          </w:p>
          <w:p w14:paraId="1326A8A8" w14:textId="5115DF7A" w:rsidR="00E27FC5" w:rsidRPr="004C7C8D" w:rsidRDefault="00E27FC5" w:rsidP="00B76508">
            <w:pPr>
              <w:numPr>
                <w:ilvl w:val="0"/>
                <w:numId w:val="62"/>
              </w:numPr>
              <w:shd w:val="clear" w:color="auto" w:fill="FFFFFF"/>
              <w:spacing w:before="100" w:beforeAutospacing="1" w:after="100" w:afterAutospacing="1"/>
            </w:pPr>
            <w:r w:rsidRPr="004C7C8D">
              <w:t xml:space="preserve">If there is no data for </w:t>
            </w:r>
            <w:r w:rsidR="00B04FFA" w:rsidRPr="004C7C8D">
              <w:t>1</w:t>
            </w:r>
            <w:r w:rsidR="00492FFC">
              <w:t>5</w:t>
            </w:r>
            <w:r w:rsidRPr="00492FFC">
              <w:t xml:space="preserve">+ </w:t>
            </w:r>
            <w:r w:rsidRPr="004C7C8D">
              <w:t xml:space="preserve">days, the </w:t>
            </w:r>
            <w:r w:rsidR="0036102A" w:rsidRPr="004C7C8D">
              <w:t xml:space="preserve">following </w:t>
            </w:r>
            <w:r w:rsidRPr="004C7C8D">
              <w:t xml:space="preserve">message should be repeated every </w:t>
            </w:r>
            <w:r w:rsidR="00B04FFA" w:rsidRPr="004C7C8D">
              <w:t>14</w:t>
            </w:r>
            <w:r w:rsidRPr="004C7C8D">
              <w:t xml:space="preserve"> days from the previous message</w:t>
            </w:r>
            <w:r w:rsidR="0036102A" w:rsidRPr="004C7C8D">
              <w:t xml:space="preserve">: </w:t>
            </w:r>
            <w:r w:rsidR="0036102A" w:rsidRPr="003E24AF">
              <w:t>We haven't received any data from your Fitbit in a while. Be sure to wear your Fitbit daily and be within 15 feet of your powered on computer!</w:t>
            </w:r>
          </w:p>
        </w:tc>
      </w:tr>
      <w:tr w:rsidR="00E63C47" w:rsidRPr="004C7C8D" w14:paraId="0CC56D22" w14:textId="77777777" w:rsidTr="00492FFC">
        <w:tc>
          <w:tcPr>
            <w:tcW w:w="800" w:type="dxa"/>
          </w:tcPr>
          <w:p w14:paraId="024277E1" w14:textId="77777777" w:rsidR="00E63C47" w:rsidRPr="004C7C8D" w:rsidRDefault="00E63C47" w:rsidP="00E27FC5">
            <w:pPr>
              <w:pStyle w:val="ListParagraph"/>
              <w:ind w:left="360"/>
            </w:pPr>
            <w:r w:rsidRPr="004C7C8D">
              <w:t xml:space="preserve">8. </w:t>
            </w:r>
          </w:p>
        </w:tc>
        <w:tc>
          <w:tcPr>
            <w:tcW w:w="1653" w:type="dxa"/>
          </w:tcPr>
          <w:p w14:paraId="4AFD9175" w14:textId="6CEFDB9A" w:rsidR="00E63C47" w:rsidRPr="004C7C8D" w:rsidRDefault="00E63C47" w:rsidP="005B1C79">
            <w:r w:rsidRPr="004C7C8D">
              <w:t>Synch Remi</w:t>
            </w:r>
            <w:r w:rsidR="00B04FFA" w:rsidRPr="004C7C8D">
              <w:t>nd</w:t>
            </w:r>
            <w:r w:rsidRPr="004C7C8D">
              <w:t>er (Weight Scale)</w:t>
            </w:r>
          </w:p>
        </w:tc>
        <w:tc>
          <w:tcPr>
            <w:tcW w:w="2149" w:type="dxa"/>
          </w:tcPr>
          <w:p w14:paraId="7CC22179" w14:textId="53FC9C6A" w:rsidR="00E63C47" w:rsidRPr="004C7C8D" w:rsidRDefault="00E63C47" w:rsidP="005B1C79">
            <w:r w:rsidRPr="004C7C8D">
              <w:rPr>
                <w:rFonts w:cs="Arial"/>
                <w:color w:val="333333"/>
                <w:sz w:val="21"/>
                <w:szCs w:val="21"/>
                <w:shd w:val="clear" w:color="auto" w:fill="FFFFFF"/>
              </w:rPr>
              <w:t xml:space="preserve">Users in the intervention arm receive a message if they have not uploaded Weight  data </w:t>
            </w:r>
            <w:r w:rsidR="00B04FFA" w:rsidRPr="004C7C8D">
              <w:rPr>
                <w:rFonts w:cs="Arial"/>
                <w:color w:val="333333"/>
                <w:sz w:val="21"/>
                <w:szCs w:val="21"/>
                <w:shd w:val="clear" w:color="auto" w:fill="FFFFFF"/>
              </w:rPr>
              <w:t>in the past 7 days</w:t>
            </w:r>
          </w:p>
        </w:tc>
        <w:tc>
          <w:tcPr>
            <w:tcW w:w="5568" w:type="dxa"/>
          </w:tcPr>
          <w:p w14:paraId="3E8B2C59" w14:textId="77777777" w:rsidR="00E63C47" w:rsidRPr="004C7C8D" w:rsidRDefault="00E63C47" w:rsidP="00B76508">
            <w:pPr>
              <w:numPr>
                <w:ilvl w:val="0"/>
                <w:numId w:val="63"/>
              </w:numPr>
              <w:shd w:val="clear" w:color="auto" w:fill="FFFFFF"/>
              <w:spacing w:before="100" w:beforeAutospacing="1" w:after="100" w:afterAutospacing="1"/>
            </w:pPr>
            <w:r w:rsidRPr="004C7C8D">
              <w:t>Message content: "</w:t>
            </w:r>
            <w:r w:rsidRPr="003E24AF">
              <w:t>We haven’t received any weights from your scale in the last week. Be sure to weigh yourself at least once per week with your smart phone nearby</w:t>
            </w:r>
            <w:r w:rsidRPr="004C7C8D">
              <w:t>”</w:t>
            </w:r>
          </w:p>
          <w:p w14:paraId="7C3122E0" w14:textId="77777777" w:rsidR="00E63C47" w:rsidRPr="004C7C8D" w:rsidRDefault="00E63C47" w:rsidP="00B76508">
            <w:pPr>
              <w:numPr>
                <w:ilvl w:val="0"/>
                <w:numId w:val="63"/>
              </w:numPr>
              <w:shd w:val="clear" w:color="auto" w:fill="FFFFFF"/>
              <w:spacing w:before="100" w:beforeAutospacing="1" w:after="100" w:afterAutospacing="1"/>
            </w:pPr>
            <w:r w:rsidRPr="004C7C8D">
              <w:t>If there has been no Weight scale data synced over a 2 week period post-randomization, the intervention arm receives a push notification of the content above.</w:t>
            </w:r>
          </w:p>
          <w:p w14:paraId="0413F5B2" w14:textId="44CFBBA0" w:rsidR="00E63C47" w:rsidRPr="004C7C8D" w:rsidRDefault="00E63C47" w:rsidP="00B76508">
            <w:pPr>
              <w:numPr>
                <w:ilvl w:val="0"/>
                <w:numId w:val="63"/>
              </w:numPr>
              <w:shd w:val="clear" w:color="auto" w:fill="FFFFFF"/>
              <w:spacing w:before="100" w:beforeAutospacing="1" w:after="100" w:afterAutospacing="1"/>
            </w:pPr>
            <w:r w:rsidRPr="004C7C8D">
              <w:t xml:space="preserve">If there is no data for 2 weeks, the </w:t>
            </w:r>
            <w:r w:rsidR="00BE7ED2" w:rsidRPr="004C7C8D">
              <w:t xml:space="preserve">following </w:t>
            </w:r>
            <w:r w:rsidRPr="004C7C8D">
              <w:t>message should be repeated every 2 weeks from the previous message</w:t>
            </w:r>
            <w:r w:rsidR="00BE7ED2" w:rsidRPr="004C7C8D">
              <w:t>:</w:t>
            </w:r>
            <w:r w:rsidR="00BE7ED2" w:rsidRPr="003E24AF">
              <w:t xml:space="preserve"> We haven’t received any weights from your scale in a while. Be sure to weigh yourself at least once per week with your smart phone nearby</w:t>
            </w:r>
            <w:r w:rsidRPr="004C7C8D">
              <w:t>.</w:t>
            </w:r>
          </w:p>
        </w:tc>
      </w:tr>
      <w:tr w:rsidR="00E63C47" w:rsidRPr="004C7C8D" w14:paraId="0EE7550F" w14:textId="77777777" w:rsidTr="00492FFC">
        <w:tc>
          <w:tcPr>
            <w:tcW w:w="800" w:type="dxa"/>
          </w:tcPr>
          <w:p w14:paraId="0CF85F10" w14:textId="77777777" w:rsidR="00E63C47" w:rsidRPr="004C7C8D" w:rsidRDefault="00E63C47" w:rsidP="00E27FC5">
            <w:pPr>
              <w:pStyle w:val="ListParagraph"/>
              <w:ind w:left="360"/>
            </w:pPr>
            <w:r w:rsidRPr="004C7C8D">
              <w:t>9.</w:t>
            </w:r>
          </w:p>
        </w:tc>
        <w:tc>
          <w:tcPr>
            <w:tcW w:w="1653" w:type="dxa"/>
          </w:tcPr>
          <w:p w14:paraId="2F6394A6" w14:textId="77777777" w:rsidR="00E63C47" w:rsidRPr="004C7C8D" w:rsidRDefault="00E63C47" w:rsidP="005B1C79">
            <w:r w:rsidRPr="004C7C8D">
              <w:t>Goal Message</w:t>
            </w:r>
          </w:p>
        </w:tc>
        <w:tc>
          <w:tcPr>
            <w:tcW w:w="2149" w:type="dxa"/>
          </w:tcPr>
          <w:p w14:paraId="1A4A61C0" w14:textId="77777777" w:rsidR="00E63C47" w:rsidRPr="004C7C8D" w:rsidRDefault="00E63C47" w:rsidP="005B1C79">
            <w:pPr>
              <w:rPr>
                <w:rFonts w:cs="Arial"/>
                <w:color w:val="333333"/>
                <w:sz w:val="21"/>
                <w:szCs w:val="21"/>
                <w:shd w:val="clear" w:color="auto" w:fill="FFFFFF"/>
              </w:rPr>
            </w:pPr>
            <w:r w:rsidRPr="004C7C8D">
              <w:rPr>
                <w:rFonts w:ascii="Arial" w:hAnsi="Arial" w:cs="Arial"/>
                <w:color w:val="333333"/>
                <w:sz w:val="21"/>
                <w:szCs w:val="21"/>
                <w:shd w:val="clear" w:color="auto" w:fill="FFFFFF"/>
              </w:rPr>
              <w:t>Users in the intervention arm receive a push notification when their new goal is calculated each Sunday.</w:t>
            </w:r>
          </w:p>
        </w:tc>
        <w:tc>
          <w:tcPr>
            <w:tcW w:w="5568" w:type="dxa"/>
          </w:tcPr>
          <w:p w14:paraId="3294B421" w14:textId="6A192C2F" w:rsidR="00E63C47" w:rsidRPr="004C7C8D" w:rsidRDefault="00E63C47" w:rsidP="00B76508">
            <w:pPr>
              <w:numPr>
                <w:ilvl w:val="0"/>
                <w:numId w:val="64"/>
              </w:numPr>
              <w:shd w:val="clear" w:color="auto" w:fill="FFFFFF"/>
              <w:spacing w:before="100" w:beforeAutospacing="1" w:after="100" w:afterAutospacing="1"/>
            </w:pPr>
            <w:r w:rsidRPr="004C7C8D">
              <w:t xml:space="preserve">Message content: </w:t>
            </w:r>
            <w:r w:rsidR="00EF29BF" w:rsidRPr="004C7C8D">
              <w:t>“</w:t>
            </w:r>
            <w:r w:rsidRPr="003E24AF">
              <w:t xml:space="preserve">Your new goal is XX </w:t>
            </w:r>
            <w:r w:rsidR="00EF29BF" w:rsidRPr="003E24AF">
              <w:t>A</w:t>
            </w:r>
            <w:r w:rsidRPr="003E24AF">
              <w:t xml:space="preserve">ctive </w:t>
            </w:r>
            <w:r w:rsidR="00EF29BF" w:rsidRPr="003E24AF">
              <w:t>M</w:t>
            </w:r>
            <w:r w:rsidRPr="003E24AF">
              <w:t xml:space="preserve">inutes per day </w:t>
            </w:r>
            <w:r w:rsidR="00EF29BF" w:rsidRPr="003E24AF">
              <w:t>this</w:t>
            </w:r>
            <w:r w:rsidRPr="003E24AF">
              <w:t xml:space="preserve"> week. Please tap to see your data. You will receive a new goal next week based on the data you sync this week using your computer.</w:t>
            </w:r>
          </w:p>
          <w:p w14:paraId="0DCF245E" w14:textId="62C0FB96" w:rsidR="00E63C47" w:rsidRPr="004C7C8D" w:rsidRDefault="00E63C47" w:rsidP="00B76508">
            <w:pPr>
              <w:numPr>
                <w:ilvl w:val="0"/>
                <w:numId w:val="64"/>
              </w:numPr>
              <w:shd w:val="clear" w:color="auto" w:fill="FFFFFF"/>
              <w:spacing w:before="100" w:beforeAutospacing="1" w:after="100" w:afterAutospacing="1"/>
            </w:pPr>
            <w:r w:rsidRPr="004C7C8D">
              <w:t xml:space="preserve">Intervention arm only, sent every week at </w:t>
            </w:r>
            <w:r w:rsidR="00BE3F8F" w:rsidRPr="004C7C8D">
              <w:t xml:space="preserve">9:00 </w:t>
            </w:r>
            <w:r w:rsidRPr="004C7C8D">
              <w:t>am Sunday after new goal has been calculated.</w:t>
            </w:r>
          </w:p>
          <w:p w14:paraId="5EB2DD79" w14:textId="49B2FF8B" w:rsidR="00E63C47" w:rsidRPr="004C7C8D" w:rsidRDefault="00E63C47" w:rsidP="00B76508">
            <w:pPr>
              <w:numPr>
                <w:ilvl w:val="0"/>
                <w:numId w:val="64"/>
              </w:numPr>
              <w:shd w:val="clear" w:color="auto" w:fill="FFFFFF"/>
              <w:spacing w:before="100" w:beforeAutospacing="1" w:after="100" w:afterAutospacing="1"/>
            </w:pPr>
            <w:r w:rsidRPr="004C7C8D">
              <w:t>If user taps on the notification, it should take them to their “</w:t>
            </w:r>
            <w:r w:rsidR="00BE3F8F" w:rsidRPr="004C7C8D">
              <w:t xml:space="preserve">Active </w:t>
            </w:r>
            <w:r w:rsidRPr="004C7C8D">
              <w:t>Minutes” category in the Dashboard tab.</w:t>
            </w:r>
          </w:p>
        </w:tc>
      </w:tr>
      <w:tr w:rsidR="00DB4FFC" w:rsidRPr="004C7C8D" w14:paraId="3407FF43" w14:textId="77777777" w:rsidTr="00DB4FFC">
        <w:tc>
          <w:tcPr>
            <w:tcW w:w="800" w:type="dxa"/>
          </w:tcPr>
          <w:p w14:paraId="66EC6B47" w14:textId="4AF0CAA6" w:rsidR="00DB4FFC" w:rsidRPr="004C7C8D" w:rsidRDefault="00DB4FFC" w:rsidP="00E27FC5">
            <w:pPr>
              <w:pStyle w:val="ListParagraph"/>
              <w:ind w:left="360"/>
            </w:pPr>
            <w:r w:rsidRPr="004C7C8D">
              <w:t>10.</w:t>
            </w:r>
          </w:p>
        </w:tc>
        <w:tc>
          <w:tcPr>
            <w:tcW w:w="1653" w:type="dxa"/>
          </w:tcPr>
          <w:p w14:paraId="16DC6A1F" w14:textId="3B3AF5C1" w:rsidR="00DB4FFC" w:rsidRPr="00D80CE2" w:rsidRDefault="00DB4FFC" w:rsidP="005B1C79">
            <w:r w:rsidRPr="00D80CE2">
              <w:t>Program Ending</w:t>
            </w:r>
          </w:p>
        </w:tc>
        <w:tc>
          <w:tcPr>
            <w:tcW w:w="2149" w:type="dxa"/>
          </w:tcPr>
          <w:p w14:paraId="20DFED3F" w14:textId="0B253BB9" w:rsidR="00DB4FFC" w:rsidRPr="003B40B3" w:rsidRDefault="00DB4FFC" w:rsidP="008A0468">
            <w:pPr>
              <w:rPr>
                <w:rFonts w:cs="Arial"/>
                <w:color w:val="333333"/>
                <w:shd w:val="clear" w:color="auto" w:fill="FFFFFF"/>
              </w:rPr>
            </w:pPr>
            <w:r w:rsidRPr="003B40B3">
              <w:rPr>
                <w:rFonts w:eastAsia="Times New Roman" w:cs="Arial"/>
                <w:color w:val="000000"/>
              </w:rPr>
              <w:t xml:space="preserve">Program End: </w:t>
            </w:r>
            <w:r w:rsidR="008A0468" w:rsidRPr="003B40B3">
              <w:rPr>
                <w:rFonts w:eastAsia="Times New Roman" w:cs="Arial"/>
                <w:color w:val="000000"/>
              </w:rPr>
              <w:t>30 days</w:t>
            </w:r>
            <w:r w:rsidRPr="003B40B3">
              <w:rPr>
                <w:rFonts w:eastAsia="Times New Roman" w:cs="Arial"/>
                <w:color w:val="000000"/>
              </w:rPr>
              <w:t xml:space="preserve"> prior to </w:t>
            </w:r>
            <w:r w:rsidR="008A0468" w:rsidRPr="003B40B3">
              <w:rPr>
                <w:rFonts w:eastAsia="Times New Roman" w:cs="Arial"/>
                <w:color w:val="000000"/>
              </w:rPr>
              <w:t xml:space="preserve">End-date </w:t>
            </w:r>
          </w:p>
        </w:tc>
        <w:tc>
          <w:tcPr>
            <w:tcW w:w="5568" w:type="dxa"/>
          </w:tcPr>
          <w:p w14:paraId="7F3E638E" w14:textId="541CE356" w:rsidR="00DB4FFC" w:rsidRPr="003B40B3" w:rsidRDefault="00704DB0" w:rsidP="00B76508">
            <w:pPr>
              <w:pStyle w:val="ListParagraph"/>
              <w:numPr>
                <w:ilvl w:val="0"/>
                <w:numId w:val="72"/>
              </w:numPr>
              <w:shd w:val="clear" w:color="auto" w:fill="FFFFFF"/>
              <w:spacing w:before="100" w:beforeAutospacing="1" w:after="100" w:afterAutospacing="1"/>
            </w:pPr>
            <w:r w:rsidRPr="003B40B3">
              <w:rPr>
                <w:rFonts w:eastAsia="Times New Roman" w:cs="Arial"/>
                <w:color w:val="000000"/>
              </w:rPr>
              <w:t xml:space="preserve">You have </w:t>
            </w:r>
            <w:r w:rsidR="00AD6898" w:rsidRPr="003B40B3">
              <w:rPr>
                <w:rFonts w:eastAsia="Times New Roman" w:cs="Arial"/>
                <w:color w:val="000000"/>
              </w:rPr>
              <w:t>30 days</w:t>
            </w:r>
            <w:r w:rsidRPr="003B40B3">
              <w:rPr>
                <w:rFonts w:eastAsia="Times New Roman" w:cs="Arial"/>
                <w:color w:val="000000"/>
              </w:rPr>
              <w:t xml:space="preserve"> remaining in Stay Strong with Coaching. </w:t>
            </w:r>
            <w:r w:rsidR="00DB4FFC" w:rsidRPr="003B40B3">
              <w:rPr>
                <w:rFonts w:eastAsia="Times New Roman" w:cs="Arial"/>
                <w:color w:val="000000"/>
              </w:rPr>
              <w:t>Be sure to sync</w:t>
            </w:r>
            <w:r w:rsidR="008B30B2" w:rsidRPr="003B40B3">
              <w:rPr>
                <w:rFonts w:eastAsia="Times New Roman" w:cs="Arial"/>
                <w:color w:val="000000"/>
              </w:rPr>
              <w:t xml:space="preserve"> you</w:t>
            </w:r>
            <w:r w:rsidRPr="003B40B3">
              <w:rPr>
                <w:rFonts w:eastAsia="Times New Roman" w:cs="Arial"/>
                <w:color w:val="000000"/>
              </w:rPr>
              <w:t>r</w:t>
            </w:r>
            <w:r w:rsidR="008B30B2" w:rsidRPr="003B40B3">
              <w:rPr>
                <w:rFonts w:eastAsia="Times New Roman" w:cs="Arial"/>
                <w:color w:val="000000"/>
              </w:rPr>
              <w:t xml:space="preserve"> data. </w:t>
            </w:r>
            <w:r w:rsidR="00AD6898" w:rsidRPr="003B40B3">
              <w:rPr>
                <w:rFonts w:eastAsia="Times New Roman" w:cs="Arial"/>
                <w:color w:val="000000"/>
              </w:rPr>
              <w:t xml:space="preserve">At the end of your program, your account will be closed. </w:t>
            </w:r>
            <w:r w:rsidR="008B30B2" w:rsidRPr="003B40B3">
              <w:rPr>
                <w:rFonts w:eastAsia="Times New Roman" w:cs="Arial"/>
                <w:color w:val="000000"/>
              </w:rPr>
              <w:t xml:space="preserve">Please call </w:t>
            </w:r>
            <w:r w:rsidR="006C25AF" w:rsidRPr="003B40B3">
              <w:rPr>
                <w:rFonts w:eastAsia="Times New Roman" w:cs="Arial"/>
                <w:color w:val="000000"/>
              </w:rPr>
              <w:t>1-800-</w:t>
            </w:r>
            <w:r w:rsidR="008761A7" w:rsidRPr="003B40B3">
              <w:rPr>
                <w:rFonts w:eastAsia="Times New Roman" w:cs="Arial"/>
                <w:color w:val="000000"/>
              </w:rPr>
              <w:t>753-3357</w:t>
            </w:r>
            <w:r w:rsidR="00060425" w:rsidRPr="003B40B3">
              <w:rPr>
                <w:rFonts w:eastAsia="Times New Roman" w:cs="Arial"/>
                <w:color w:val="000000"/>
              </w:rPr>
              <w:t xml:space="preserve"> (Option 3)</w:t>
            </w:r>
            <w:r w:rsidR="008B30B2" w:rsidRPr="003B40B3">
              <w:rPr>
                <w:rFonts w:eastAsia="Times New Roman" w:cs="Arial"/>
                <w:color w:val="000000"/>
              </w:rPr>
              <w:t xml:space="preserve"> if you have any questions.</w:t>
            </w:r>
          </w:p>
          <w:p w14:paraId="499D5663" w14:textId="1434363C" w:rsidR="00313ACB" w:rsidRPr="003B40B3" w:rsidRDefault="00313ACB" w:rsidP="00B76508">
            <w:pPr>
              <w:pStyle w:val="ListParagraph"/>
              <w:numPr>
                <w:ilvl w:val="1"/>
                <w:numId w:val="72"/>
              </w:numPr>
              <w:shd w:val="clear" w:color="auto" w:fill="FFFFFF"/>
              <w:spacing w:before="100" w:beforeAutospacing="1" w:after="100" w:afterAutospacing="1"/>
            </w:pPr>
            <w:r w:rsidRPr="003B40B3">
              <w:rPr>
                <w:rFonts w:eastAsia="Times New Roman" w:cs="Arial"/>
                <w:color w:val="000000"/>
              </w:rPr>
              <w:t xml:space="preserve">Notification: </w:t>
            </w:r>
            <w:r w:rsidRPr="003B40B3">
              <w:rPr>
                <w:rFonts w:eastAsia="Times New Roman" w:cs="Arial"/>
                <w:i/>
                <w:color w:val="000000"/>
              </w:rPr>
              <w:t xml:space="preserve">You have </w:t>
            </w:r>
            <w:r w:rsidR="00AD6898" w:rsidRPr="003B40B3">
              <w:rPr>
                <w:rFonts w:eastAsia="Times New Roman" w:cs="Arial"/>
                <w:i/>
                <w:color w:val="000000"/>
              </w:rPr>
              <w:t xml:space="preserve">30 days </w:t>
            </w:r>
            <w:r w:rsidRPr="003B40B3">
              <w:rPr>
                <w:rFonts w:eastAsia="Times New Roman" w:cs="Arial"/>
                <w:i/>
                <w:color w:val="000000"/>
              </w:rPr>
              <w:t>remaining in Stay Strong</w:t>
            </w:r>
          </w:p>
        </w:tc>
      </w:tr>
      <w:tr w:rsidR="00DB4FFC" w:rsidRPr="004C7C8D" w14:paraId="5E99BCE7" w14:textId="77777777" w:rsidTr="00DB4FFC">
        <w:tc>
          <w:tcPr>
            <w:tcW w:w="855" w:type="dxa"/>
          </w:tcPr>
          <w:p w14:paraId="306D49EB" w14:textId="2253CCDC" w:rsidR="00DB4FFC" w:rsidRPr="004C7C8D" w:rsidRDefault="00DB4FFC" w:rsidP="00E27FC5">
            <w:pPr>
              <w:pStyle w:val="ListParagraph"/>
              <w:ind w:left="360"/>
            </w:pPr>
          </w:p>
        </w:tc>
        <w:tc>
          <w:tcPr>
            <w:tcW w:w="1651" w:type="dxa"/>
          </w:tcPr>
          <w:p w14:paraId="6BB98559" w14:textId="29D1F521" w:rsidR="00DB4FFC" w:rsidRPr="00D80CE2" w:rsidRDefault="00DB4FFC" w:rsidP="005B1C79"/>
        </w:tc>
        <w:tc>
          <w:tcPr>
            <w:tcW w:w="2139" w:type="dxa"/>
          </w:tcPr>
          <w:p w14:paraId="473DA463" w14:textId="5DB9F25E" w:rsidR="00DB4FFC" w:rsidRPr="003B40B3" w:rsidRDefault="00DB4FFC" w:rsidP="008A0468">
            <w:pPr>
              <w:rPr>
                <w:rFonts w:cs="Arial"/>
                <w:color w:val="333333"/>
                <w:shd w:val="clear" w:color="auto" w:fill="FFFFFF"/>
              </w:rPr>
            </w:pPr>
            <w:r w:rsidRPr="003B40B3">
              <w:rPr>
                <w:rFonts w:eastAsia="Times New Roman" w:cs="Arial"/>
                <w:color w:val="000000"/>
              </w:rPr>
              <w:t xml:space="preserve">Program End: </w:t>
            </w:r>
            <w:r w:rsidR="008A0468" w:rsidRPr="003B40B3">
              <w:rPr>
                <w:rFonts w:eastAsia="Times New Roman" w:cs="Arial"/>
                <w:color w:val="000000"/>
              </w:rPr>
              <w:t xml:space="preserve">7 days </w:t>
            </w:r>
            <w:r w:rsidRPr="003B40B3">
              <w:rPr>
                <w:rFonts w:eastAsia="Times New Roman" w:cs="Arial"/>
                <w:color w:val="000000"/>
              </w:rPr>
              <w:t xml:space="preserve">prior to </w:t>
            </w:r>
            <w:r w:rsidR="008A0468" w:rsidRPr="003B40B3">
              <w:rPr>
                <w:rFonts w:eastAsia="Times New Roman" w:cs="Arial"/>
                <w:color w:val="000000"/>
              </w:rPr>
              <w:t>End-date</w:t>
            </w:r>
          </w:p>
        </w:tc>
        <w:tc>
          <w:tcPr>
            <w:tcW w:w="5525" w:type="dxa"/>
          </w:tcPr>
          <w:p w14:paraId="1F5620F4" w14:textId="7602A33C" w:rsidR="00DB4FFC" w:rsidRPr="003B40B3" w:rsidRDefault="00704DB0" w:rsidP="00B76508">
            <w:pPr>
              <w:pStyle w:val="ListParagraph"/>
              <w:numPr>
                <w:ilvl w:val="0"/>
                <w:numId w:val="72"/>
              </w:numPr>
              <w:shd w:val="clear" w:color="auto" w:fill="FFFFFF"/>
              <w:spacing w:before="100" w:beforeAutospacing="1" w:after="100" w:afterAutospacing="1"/>
            </w:pPr>
            <w:r w:rsidRPr="003B40B3">
              <w:rPr>
                <w:rFonts w:eastAsia="Times New Roman" w:cs="Arial"/>
                <w:color w:val="000000"/>
              </w:rPr>
              <w:t xml:space="preserve">You have 1 week remaining in </w:t>
            </w:r>
            <w:r w:rsidR="00DB4FFC" w:rsidRPr="003B40B3">
              <w:rPr>
                <w:rFonts w:eastAsia="Times New Roman" w:cs="Arial"/>
                <w:color w:val="000000"/>
              </w:rPr>
              <w:t xml:space="preserve">Stay Strong </w:t>
            </w:r>
            <w:r w:rsidRPr="003B40B3">
              <w:rPr>
                <w:rFonts w:eastAsia="Times New Roman" w:cs="Arial"/>
                <w:color w:val="000000"/>
              </w:rPr>
              <w:t xml:space="preserve">with Coaching. </w:t>
            </w:r>
            <w:r w:rsidR="00DB4FFC" w:rsidRPr="003B40B3">
              <w:rPr>
                <w:rFonts w:eastAsia="Times New Roman" w:cs="Arial"/>
                <w:color w:val="000000"/>
              </w:rPr>
              <w:t>Be sure to sync your Fitbit and weight data!</w:t>
            </w:r>
            <w:r w:rsidR="008B30B2" w:rsidRPr="003B40B3">
              <w:rPr>
                <w:rFonts w:eastAsia="Times New Roman" w:cs="Arial"/>
                <w:color w:val="000000"/>
              </w:rPr>
              <w:t xml:space="preserve"> </w:t>
            </w:r>
            <w:r w:rsidR="00AD6898" w:rsidRPr="003B40B3">
              <w:rPr>
                <w:rFonts w:eastAsia="Times New Roman" w:cs="Arial"/>
                <w:color w:val="000000"/>
              </w:rPr>
              <w:t xml:space="preserve">In 1 week, your account will be closed. </w:t>
            </w:r>
            <w:r w:rsidR="008B30B2" w:rsidRPr="003B40B3">
              <w:rPr>
                <w:rFonts w:eastAsia="Times New Roman" w:cs="Arial"/>
                <w:color w:val="000000"/>
              </w:rPr>
              <w:t xml:space="preserve">Please call </w:t>
            </w:r>
            <w:r w:rsidR="006C25AF" w:rsidRPr="003B40B3">
              <w:rPr>
                <w:rFonts w:eastAsia="Times New Roman" w:cs="Arial"/>
                <w:color w:val="000000"/>
              </w:rPr>
              <w:t>1-800-</w:t>
            </w:r>
            <w:r w:rsidR="008761A7" w:rsidRPr="003B40B3">
              <w:rPr>
                <w:rFonts w:eastAsia="Times New Roman" w:cs="Arial"/>
                <w:color w:val="000000"/>
              </w:rPr>
              <w:t>753-3357</w:t>
            </w:r>
            <w:r w:rsidR="00060425" w:rsidRPr="003B40B3">
              <w:rPr>
                <w:rFonts w:eastAsia="Times New Roman" w:cs="Arial"/>
                <w:color w:val="000000"/>
              </w:rPr>
              <w:t xml:space="preserve"> (Option 3)</w:t>
            </w:r>
            <w:r w:rsidR="008B30B2" w:rsidRPr="003B40B3">
              <w:rPr>
                <w:rFonts w:eastAsia="Times New Roman" w:cs="Arial"/>
                <w:color w:val="000000"/>
              </w:rPr>
              <w:t xml:space="preserve"> if you have any questions.</w:t>
            </w:r>
          </w:p>
          <w:p w14:paraId="22D849F3" w14:textId="54611437" w:rsidR="00313ACB" w:rsidRPr="003B40B3" w:rsidRDefault="00313ACB" w:rsidP="00B76508">
            <w:pPr>
              <w:pStyle w:val="ListParagraph"/>
              <w:numPr>
                <w:ilvl w:val="1"/>
                <w:numId w:val="72"/>
              </w:numPr>
              <w:shd w:val="clear" w:color="auto" w:fill="FFFFFF"/>
              <w:spacing w:before="100" w:beforeAutospacing="1" w:after="100" w:afterAutospacing="1"/>
            </w:pPr>
            <w:r w:rsidRPr="003B40B3">
              <w:rPr>
                <w:rFonts w:eastAsia="Times New Roman" w:cs="Arial"/>
                <w:color w:val="000000"/>
              </w:rPr>
              <w:t xml:space="preserve">Notification: </w:t>
            </w:r>
            <w:r w:rsidRPr="003B40B3">
              <w:rPr>
                <w:rFonts w:eastAsia="Times New Roman" w:cs="Arial"/>
                <w:i/>
                <w:color w:val="000000"/>
              </w:rPr>
              <w:t>You have 1 week remaining in Stay Strong</w:t>
            </w:r>
          </w:p>
        </w:tc>
      </w:tr>
      <w:tr w:rsidR="00DB4FFC" w:rsidRPr="004C7C8D" w14:paraId="22D8B7FA" w14:textId="77777777" w:rsidTr="00DB4FFC">
        <w:tc>
          <w:tcPr>
            <w:tcW w:w="855" w:type="dxa"/>
          </w:tcPr>
          <w:p w14:paraId="23A2D467" w14:textId="03E6D9FC" w:rsidR="00DB4FFC" w:rsidRPr="004C7C8D" w:rsidRDefault="00DB4FFC" w:rsidP="00E27FC5">
            <w:pPr>
              <w:pStyle w:val="ListParagraph"/>
              <w:ind w:left="360"/>
            </w:pPr>
          </w:p>
        </w:tc>
        <w:tc>
          <w:tcPr>
            <w:tcW w:w="1651" w:type="dxa"/>
          </w:tcPr>
          <w:p w14:paraId="38BB3F3F" w14:textId="3526EDB8" w:rsidR="00DB4FFC" w:rsidRPr="00D80CE2" w:rsidRDefault="00DB4FFC" w:rsidP="005B1C79"/>
        </w:tc>
        <w:tc>
          <w:tcPr>
            <w:tcW w:w="2139" w:type="dxa"/>
          </w:tcPr>
          <w:p w14:paraId="027626D6" w14:textId="0CDCCDB6" w:rsidR="00DB4FFC" w:rsidRPr="003B40B3" w:rsidRDefault="00DB4FFC" w:rsidP="008A0468">
            <w:pPr>
              <w:rPr>
                <w:rFonts w:cs="Arial"/>
                <w:color w:val="333333"/>
                <w:shd w:val="clear" w:color="auto" w:fill="FFFFFF"/>
              </w:rPr>
            </w:pPr>
            <w:r w:rsidRPr="003B40B3">
              <w:rPr>
                <w:rFonts w:eastAsia="Times New Roman" w:cs="Arial"/>
                <w:color w:val="000000"/>
              </w:rPr>
              <w:t xml:space="preserve">Program End: </w:t>
            </w:r>
            <w:r w:rsidR="008A0468" w:rsidRPr="003B40B3">
              <w:rPr>
                <w:rFonts w:eastAsia="Times New Roman" w:cs="Arial"/>
                <w:color w:val="000000"/>
              </w:rPr>
              <w:t>End-date</w:t>
            </w:r>
          </w:p>
        </w:tc>
        <w:tc>
          <w:tcPr>
            <w:tcW w:w="5525" w:type="dxa"/>
          </w:tcPr>
          <w:p w14:paraId="79FB720E" w14:textId="77777777" w:rsidR="003B40B3" w:rsidRPr="003B40B3" w:rsidRDefault="003B40B3" w:rsidP="00B76508">
            <w:pPr>
              <w:pStyle w:val="ListParagraph"/>
              <w:numPr>
                <w:ilvl w:val="0"/>
                <w:numId w:val="74"/>
              </w:numPr>
              <w:shd w:val="clear" w:color="auto" w:fill="FFFFFF"/>
              <w:spacing w:before="100" w:beforeAutospacing="1" w:after="100" w:afterAutospacing="1"/>
              <w:rPr>
                <w:rFonts w:eastAsia="Times New Roman" w:cs="Arial"/>
                <w:color w:val="000000"/>
              </w:rPr>
            </w:pPr>
            <w:r w:rsidRPr="003B40B3">
              <w:rPr>
                <w:rFonts w:eastAsia="Times New Roman" w:cs="Arial"/>
                <w:color w:val="000000"/>
              </w:rPr>
              <w:t xml:space="preserve">Participants will be presented with a splash screen when the access the app. </w:t>
            </w:r>
          </w:p>
          <w:p w14:paraId="3E5387DC" w14:textId="25BE18AA" w:rsidR="003B40B3" w:rsidRDefault="003B40B3" w:rsidP="00B76508">
            <w:pPr>
              <w:pStyle w:val="ListParagraph"/>
              <w:numPr>
                <w:ilvl w:val="0"/>
                <w:numId w:val="74"/>
              </w:numPr>
              <w:shd w:val="clear" w:color="auto" w:fill="FFFFFF"/>
              <w:spacing w:before="100" w:beforeAutospacing="1" w:after="100" w:afterAutospacing="1"/>
              <w:rPr>
                <w:rFonts w:eastAsia="Times New Roman" w:cs="Arial"/>
                <w:color w:val="000000"/>
              </w:rPr>
            </w:pPr>
            <w:r w:rsidRPr="003B40B3">
              <w:rPr>
                <w:rFonts w:eastAsia="Times New Roman" w:cs="Arial"/>
                <w:color w:val="000000"/>
              </w:rPr>
              <w:t xml:space="preserve">Participants will not be able to access any other data on the app. </w:t>
            </w:r>
          </w:p>
          <w:p w14:paraId="08C4E9CF" w14:textId="3A9B5A8E" w:rsidR="003B40B3" w:rsidRPr="003B40B3" w:rsidRDefault="003B40B3" w:rsidP="00B76508">
            <w:pPr>
              <w:pStyle w:val="ListParagraph"/>
              <w:numPr>
                <w:ilvl w:val="0"/>
                <w:numId w:val="74"/>
              </w:numPr>
              <w:shd w:val="clear" w:color="auto" w:fill="FFFFFF"/>
              <w:spacing w:before="100" w:beforeAutospacing="1" w:after="100" w:afterAutospacing="1"/>
              <w:rPr>
                <w:rFonts w:eastAsia="Times New Roman" w:cs="Arial"/>
                <w:color w:val="000000"/>
              </w:rPr>
            </w:pPr>
            <w:r>
              <w:rPr>
                <w:rFonts w:eastAsia="Times New Roman" w:cs="Arial"/>
                <w:color w:val="000000"/>
              </w:rPr>
              <w:t>Participants will also receive a Push Notification.</w:t>
            </w:r>
          </w:p>
          <w:p w14:paraId="258FD7AB" w14:textId="77777777" w:rsidR="003B40B3" w:rsidRPr="003B40B3" w:rsidRDefault="003B40B3" w:rsidP="003B40B3">
            <w:pPr>
              <w:shd w:val="clear" w:color="auto" w:fill="FFFFFF"/>
              <w:spacing w:before="100" w:beforeAutospacing="1" w:after="100" w:afterAutospacing="1"/>
              <w:ind w:left="360"/>
              <w:rPr>
                <w:rFonts w:eastAsia="Times New Roman" w:cs="Arial"/>
                <w:color w:val="000000"/>
              </w:rPr>
            </w:pPr>
            <w:r w:rsidRPr="003B40B3">
              <w:rPr>
                <w:rFonts w:eastAsia="Times New Roman" w:cs="Arial"/>
                <w:color w:val="000000"/>
              </w:rPr>
              <w:t>Splash Screen:</w:t>
            </w:r>
          </w:p>
          <w:p w14:paraId="25CD9BA4" w14:textId="230E2403" w:rsidR="00DB4FFC" w:rsidRPr="003B40B3" w:rsidRDefault="003B40B3" w:rsidP="003B40B3">
            <w:pPr>
              <w:shd w:val="clear" w:color="auto" w:fill="FFFFFF"/>
              <w:spacing w:before="100" w:beforeAutospacing="1" w:after="100" w:afterAutospacing="1"/>
              <w:ind w:left="360"/>
              <w:rPr>
                <w:b/>
              </w:rPr>
            </w:pPr>
            <w:r w:rsidRPr="003B40B3">
              <w:rPr>
                <w:rFonts w:eastAsia="Times New Roman" w:cs="Arial"/>
                <w:b/>
                <w:color w:val="000000"/>
              </w:rPr>
              <w:t>“</w:t>
            </w:r>
            <w:r w:rsidR="00704DB0" w:rsidRPr="003B40B3">
              <w:rPr>
                <w:rFonts w:eastAsia="Times New Roman" w:cs="Arial"/>
                <w:b/>
                <w:color w:val="000000"/>
              </w:rPr>
              <w:t xml:space="preserve">Congratulations! </w:t>
            </w:r>
            <w:r w:rsidR="00027B71" w:rsidRPr="003B40B3">
              <w:rPr>
                <w:rFonts w:eastAsia="Times New Roman" w:cs="Arial"/>
                <w:b/>
                <w:color w:val="000000"/>
              </w:rPr>
              <w:t xml:space="preserve">Thank you for participating in </w:t>
            </w:r>
            <w:r w:rsidR="00704DB0" w:rsidRPr="003B40B3">
              <w:rPr>
                <w:rFonts w:eastAsia="Times New Roman" w:cs="Arial"/>
                <w:b/>
                <w:color w:val="000000"/>
              </w:rPr>
              <w:t xml:space="preserve">Stay Strong with Coaching. </w:t>
            </w:r>
            <w:r w:rsidR="008A0468" w:rsidRPr="003B40B3">
              <w:rPr>
                <w:rFonts w:eastAsia="Times New Roman" w:cs="Arial"/>
                <w:b/>
                <w:color w:val="000000"/>
              </w:rPr>
              <w:t xml:space="preserve">Your account has now been closed. </w:t>
            </w:r>
            <w:r w:rsidR="005F66E4" w:rsidRPr="003B40B3">
              <w:rPr>
                <w:rFonts w:eastAsia="Times New Roman" w:cs="Arial"/>
                <w:b/>
                <w:color w:val="000000"/>
              </w:rPr>
              <w:t>You will receive instructions via mail on how to keep using your Fitbit by connecting to Fitbit.com</w:t>
            </w:r>
            <w:r w:rsidR="008B30B2" w:rsidRPr="003B40B3">
              <w:rPr>
                <w:rFonts w:eastAsia="Times New Roman" w:cs="Arial"/>
                <w:b/>
                <w:color w:val="000000"/>
              </w:rPr>
              <w:t xml:space="preserve">. Please call </w:t>
            </w:r>
            <w:r w:rsidR="006C25AF" w:rsidRPr="003B40B3">
              <w:rPr>
                <w:rFonts w:eastAsia="Times New Roman" w:cs="Arial"/>
                <w:b/>
                <w:color w:val="000000"/>
              </w:rPr>
              <w:t>1-800-</w:t>
            </w:r>
            <w:r w:rsidR="008761A7" w:rsidRPr="003B40B3">
              <w:rPr>
                <w:rFonts w:eastAsia="Times New Roman" w:cs="Arial"/>
                <w:b/>
                <w:color w:val="000000"/>
              </w:rPr>
              <w:t>753-3357</w:t>
            </w:r>
            <w:r w:rsidR="00060425" w:rsidRPr="003B40B3">
              <w:rPr>
                <w:rFonts w:eastAsia="Times New Roman" w:cs="Arial"/>
                <w:b/>
                <w:color w:val="000000"/>
              </w:rPr>
              <w:t xml:space="preserve"> (Option 3)</w:t>
            </w:r>
            <w:r w:rsidR="008B30B2" w:rsidRPr="003B40B3">
              <w:rPr>
                <w:rFonts w:eastAsia="Times New Roman" w:cs="Arial"/>
                <w:b/>
                <w:color w:val="000000"/>
              </w:rPr>
              <w:t xml:space="preserve"> if you have any questions.</w:t>
            </w:r>
            <w:r w:rsidRPr="003B40B3">
              <w:rPr>
                <w:rFonts w:eastAsia="Times New Roman" w:cs="Arial"/>
                <w:b/>
                <w:color w:val="000000"/>
              </w:rPr>
              <w:t>”</w:t>
            </w:r>
          </w:p>
          <w:p w14:paraId="09BC9625" w14:textId="4C7D495A" w:rsidR="00313ACB" w:rsidRPr="003B40B3" w:rsidRDefault="00313ACB" w:rsidP="003B40B3">
            <w:pPr>
              <w:shd w:val="clear" w:color="auto" w:fill="FFFFFF"/>
              <w:spacing w:before="100" w:beforeAutospacing="1" w:after="100" w:afterAutospacing="1"/>
              <w:ind w:left="360"/>
            </w:pPr>
            <w:r w:rsidRPr="003B40B3">
              <w:rPr>
                <w:rFonts w:eastAsia="Times New Roman" w:cs="Arial"/>
                <w:color w:val="000000"/>
              </w:rPr>
              <w:t xml:space="preserve">Notification: </w:t>
            </w:r>
            <w:r w:rsidR="003B40B3" w:rsidRPr="003B40B3">
              <w:rPr>
                <w:rFonts w:eastAsia="Times New Roman" w:cs="Arial"/>
                <w:b/>
                <w:color w:val="000000"/>
              </w:rPr>
              <w:t>“</w:t>
            </w:r>
            <w:r w:rsidRPr="003B40B3">
              <w:rPr>
                <w:rFonts w:eastAsia="Times New Roman" w:cs="Arial"/>
                <w:b/>
                <w:i/>
                <w:color w:val="000000"/>
              </w:rPr>
              <w:t>Your Stay Strong program has ended</w:t>
            </w:r>
            <w:r w:rsidR="003B40B3" w:rsidRPr="003B40B3">
              <w:rPr>
                <w:rFonts w:eastAsia="Times New Roman" w:cs="Arial"/>
                <w:b/>
                <w:i/>
                <w:color w:val="000000"/>
              </w:rPr>
              <w:t>”</w:t>
            </w:r>
          </w:p>
        </w:tc>
      </w:tr>
    </w:tbl>
    <w:p w14:paraId="5BB6DBB7" w14:textId="77777777" w:rsidR="00593D54" w:rsidRPr="004C7C8D" w:rsidRDefault="00593D54" w:rsidP="00593D54">
      <w:pPr>
        <w:rPr>
          <w:b/>
          <w:sz w:val="28"/>
          <w:szCs w:val="28"/>
        </w:rPr>
      </w:pPr>
    </w:p>
    <w:p w14:paraId="1117EF53" w14:textId="77777777" w:rsidR="00593D54" w:rsidRPr="004C7C8D" w:rsidRDefault="00593D54" w:rsidP="00593D54">
      <w:pPr>
        <w:rPr>
          <w:b/>
          <w:sz w:val="28"/>
          <w:szCs w:val="28"/>
        </w:rPr>
      </w:pPr>
      <w:r w:rsidRPr="004C7C8D">
        <w:rPr>
          <w:b/>
          <w:sz w:val="28"/>
          <w:szCs w:val="28"/>
        </w:rPr>
        <w:t>10. Control Arm User Experience:</w:t>
      </w:r>
    </w:p>
    <w:tbl>
      <w:tblPr>
        <w:tblStyle w:val="TableGrid"/>
        <w:tblW w:w="10170" w:type="dxa"/>
        <w:tblInd w:w="-5" w:type="dxa"/>
        <w:tblLook w:val="04A0" w:firstRow="1" w:lastRow="0" w:firstColumn="1" w:lastColumn="0" w:noHBand="0" w:noVBand="1"/>
      </w:tblPr>
      <w:tblGrid>
        <w:gridCol w:w="785"/>
        <w:gridCol w:w="1653"/>
        <w:gridCol w:w="2152"/>
        <w:gridCol w:w="5580"/>
      </w:tblGrid>
      <w:tr w:rsidR="00593D54" w:rsidRPr="004C7C8D" w14:paraId="236D5A9B" w14:textId="77777777" w:rsidTr="008761A7">
        <w:tc>
          <w:tcPr>
            <w:tcW w:w="785" w:type="dxa"/>
          </w:tcPr>
          <w:p w14:paraId="5E44EF95" w14:textId="77777777" w:rsidR="00593D54" w:rsidRPr="004C7C8D" w:rsidRDefault="00593D54" w:rsidP="00B62535">
            <w:pPr>
              <w:rPr>
                <w:b/>
              </w:rPr>
            </w:pPr>
            <w:r w:rsidRPr="004C7C8D">
              <w:rPr>
                <w:b/>
              </w:rPr>
              <w:t>Req No.</w:t>
            </w:r>
          </w:p>
        </w:tc>
        <w:tc>
          <w:tcPr>
            <w:tcW w:w="1653" w:type="dxa"/>
          </w:tcPr>
          <w:p w14:paraId="15A81C52" w14:textId="77777777" w:rsidR="00593D54" w:rsidRPr="004C7C8D" w:rsidRDefault="00593D54" w:rsidP="00B62535">
            <w:pPr>
              <w:rPr>
                <w:b/>
              </w:rPr>
            </w:pPr>
            <w:r w:rsidRPr="004C7C8D">
              <w:rPr>
                <w:b/>
              </w:rPr>
              <w:t>Requirement</w:t>
            </w:r>
          </w:p>
        </w:tc>
        <w:tc>
          <w:tcPr>
            <w:tcW w:w="2152" w:type="dxa"/>
          </w:tcPr>
          <w:p w14:paraId="6D532C8F" w14:textId="77777777" w:rsidR="00593D54" w:rsidRPr="004C7C8D" w:rsidRDefault="00593D54" w:rsidP="00B62535">
            <w:pPr>
              <w:rPr>
                <w:b/>
              </w:rPr>
            </w:pPr>
            <w:r w:rsidRPr="004C7C8D">
              <w:rPr>
                <w:b/>
              </w:rPr>
              <w:t>Details</w:t>
            </w:r>
          </w:p>
        </w:tc>
        <w:tc>
          <w:tcPr>
            <w:tcW w:w="5580" w:type="dxa"/>
          </w:tcPr>
          <w:p w14:paraId="2AE161B0" w14:textId="77777777" w:rsidR="00593D54" w:rsidRPr="004C7C8D" w:rsidRDefault="00593D54" w:rsidP="00B62535">
            <w:pPr>
              <w:rPr>
                <w:b/>
              </w:rPr>
            </w:pPr>
            <w:r w:rsidRPr="004C7C8D">
              <w:rPr>
                <w:b/>
              </w:rPr>
              <w:t>Acceptance Criteria</w:t>
            </w:r>
          </w:p>
        </w:tc>
      </w:tr>
      <w:tr w:rsidR="00593D54" w:rsidRPr="004C7C8D" w14:paraId="55EFAFA5" w14:textId="77777777" w:rsidTr="008761A7">
        <w:tc>
          <w:tcPr>
            <w:tcW w:w="785" w:type="dxa"/>
          </w:tcPr>
          <w:p w14:paraId="3539B298" w14:textId="77777777" w:rsidR="00593D54" w:rsidRPr="004C7C8D" w:rsidRDefault="00593D54" w:rsidP="00B76508">
            <w:pPr>
              <w:pStyle w:val="ListParagraph"/>
              <w:numPr>
                <w:ilvl w:val="0"/>
                <w:numId w:val="53"/>
              </w:numPr>
            </w:pPr>
          </w:p>
        </w:tc>
        <w:tc>
          <w:tcPr>
            <w:tcW w:w="1653" w:type="dxa"/>
          </w:tcPr>
          <w:p w14:paraId="0185333C" w14:textId="77777777" w:rsidR="00593D54" w:rsidRPr="004C7C8D" w:rsidRDefault="00593D54" w:rsidP="00B62535">
            <w:pPr>
              <w:rPr>
                <w:i/>
                <w:color w:val="0070C0"/>
                <w:sz w:val="24"/>
                <w:szCs w:val="24"/>
              </w:rPr>
            </w:pPr>
            <w:r w:rsidRPr="004C7C8D">
              <w:t>View Activity &amp; Weight data</w:t>
            </w:r>
          </w:p>
          <w:p w14:paraId="6E0B393F" w14:textId="77777777" w:rsidR="00593D54" w:rsidRPr="004C7C8D" w:rsidRDefault="00593D54" w:rsidP="00B62535"/>
        </w:tc>
        <w:tc>
          <w:tcPr>
            <w:tcW w:w="2152" w:type="dxa"/>
          </w:tcPr>
          <w:p w14:paraId="3FA0056C" w14:textId="208094A4" w:rsidR="00593D54" w:rsidRPr="004C7C8D" w:rsidRDefault="00E63C47" w:rsidP="00B62535">
            <w:r w:rsidRPr="004C7C8D">
              <w:t>User should be alerted, through push notification on their lock screen, and a wall message letting them know that they’ve been randomized to the Stay Strong arm.</w:t>
            </w:r>
          </w:p>
        </w:tc>
        <w:tc>
          <w:tcPr>
            <w:tcW w:w="5580" w:type="dxa"/>
          </w:tcPr>
          <w:p w14:paraId="78FCD606" w14:textId="77777777" w:rsidR="00E63C47" w:rsidRPr="003B40B3" w:rsidRDefault="00E63C47" w:rsidP="00B76508">
            <w:pPr>
              <w:numPr>
                <w:ilvl w:val="0"/>
                <w:numId w:val="54"/>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Participants will receive a Push notification to lock screen that they have been Randomized along with the Research Arm</w:t>
            </w:r>
          </w:p>
          <w:p w14:paraId="7E155E2B" w14:textId="170A853C" w:rsidR="0017307A" w:rsidRPr="003B40B3" w:rsidRDefault="00E63C47" w:rsidP="00B76508">
            <w:pPr>
              <w:numPr>
                <w:ilvl w:val="1"/>
                <w:numId w:val="54"/>
              </w:numPr>
              <w:shd w:val="clear" w:color="auto" w:fill="FFFFFF"/>
              <w:spacing w:before="100" w:beforeAutospacing="1" w:after="100" w:afterAutospacing="1"/>
              <w:rPr>
                <w:rFonts w:eastAsia="Times New Roman" w:cs="Arial"/>
                <w:color w:val="333333"/>
              </w:rPr>
            </w:pPr>
            <w:r w:rsidRPr="003B40B3">
              <w:rPr>
                <w:rFonts w:eastAsia="Times New Roman" w:cs="Arial"/>
                <w:i/>
                <w:iCs/>
                <w:color w:val="333333"/>
              </w:rPr>
              <w:t>Message: “</w:t>
            </w:r>
            <w:r w:rsidR="006C25AF" w:rsidRPr="003B40B3">
              <w:rPr>
                <w:rFonts w:eastAsia="Times New Roman" w:cs="Arial"/>
                <w:i/>
                <w:iCs/>
                <w:color w:val="333333"/>
              </w:rPr>
              <w:t>Congratulations</w:t>
            </w:r>
            <w:r w:rsidRPr="003B40B3">
              <w:rPr>
                <w:rFonts w:eastAsia="Times New Roman" w:cs="Arial"/>
                <w:i/>
                <w:iCs/>
                <w:color w:val="333333"/>
              </w:rPr>
              <w:t>!</w:t>
            </w:r>
            <w:r w:rsidRPr="003B40B3">
              <w:rPr>
                <w:i/>
                <w:color w:val="333333"/>
              </w:rPr>
              <w:t xml:space="preserve"> You are now enrolled in Stay Strong</w:t>
            </w:r>
            <w:r w:rsidRPr="003B40B3">
              <w:rPr>
                <w:rFonts w:eastAsia="Times New Roman" w:cs="Arial"/>
                <w:i/>
                <w:iCs/>
                <w:color w:val="333333"/>
              </w:rPr>
              <w:t>"</w:t>
            </w:r>
          </w:p>
          <w:p w14:paraId="51AE76B2" w14:textId="09A6080C" w:rsidR="00E63C47" w:rsidRPr="003B40B3" w:rsidRDefault="00E63C47" w:rsidP="00B76508">
            <w:pPr>
              <w:numPr>
                <w:ilvl w:val="0"/>
                <w:numId w:val="54"/>
              </w:numPr>
              <w:shd w:val="clear" w:color="auto" w:fill="FFFFFF"/>
              <w:spacing w:before="100" w:beforeAutospacing="1" w:after="100" w:afterAutospacing="1"/>
              <w:rPr>
                <w:rFonts w:eastAsia="Times New Roman" w:cs="Arial"/>
                <w:color w:val="333333"/>
              </w:rPr>
            </w:pPr>
            <w:r w:rsidRPr="003B40B3">
              <w:rPr>
                <w:rFonts w:eastAsia="Times New Roman" w:cs="Arial"/>
                <w:color w:val="333333"/>
              </w:rPr>
              <w:t>Participants will receive a wall message letting them know they have been randomized along with the Research Arm</w:t>
            </w:r>
          </w:p>
          <w:p w14:paraId="74F590F4" w14:textId="000DAA4C" w:rsidR="00EA3117" w:rsidRPr="003B40B3" w:rsidRDefault="00E63C47" w:rsidP="00B76508">
            <w:pPr>
              <w:numPr>
                <w:ilvl w:val="1"/>
                <w:numId w:val="54"/>
              </w:numPr>
              <w:shd w:val="clear" w:color="auto" w:fill="FFFFFF"/>
              <w:spacing w:before="100" w:beforeAutospacing="1" w:after="100" w:afterAutospacing="1"/>
              <w:rPr>
                <w:rFonts w:eastAsia="Times New Roman" w:cs="Arial"/>
                <w:color w:val="333333"/>
              </w:rPr>
            </w:pPr>
            <w:r w:rsidRPr="003B40B3">
              <w:rPr>
                <w:rFonts w:eastAsia="Times New Roman" w:cs="Arial"/>
                <w:i/>
                <w:iCs/>
                <w:color w:val="333333"/>
              </w:rPr>
              <w:t xml:space="preserve">Message: </w:t>
            </w:r>
            <w:r w:rsidR="00E62144" w:rsidRPr="003B40B3">
              <w:rPr>
                <w:rFonts w:eastAsia="Times New Roman" w:cs="Arial"/>
                <w:color w:val="333333"/>
              </w:rPr>
              <w:t>“</w:t>
            </w:r>
            <w:r w:rsidR="00E62144" w:rsidRPr="003B40B3">
              <w:rPr>
                <w:rFonts w:eastAsia="Times New Roman" w:cs="Arial"/>
                <w:i/>
                <w:color w:val="333333"/>
              </w:rPr>
              <w:t xml:space="preserve">You have been assigned to the Stay Strong program. You now have access to your Fitbit and weight data in the Dashboard. </w:t>
            </w:r>
            <w:r w:rsidR="00E62144" w:rsidRPr="003B40B3">
              <w:rPr>
                <w:rFonts w:ascii="Calibri" w:eastAsia="Times New Roman" w:hAnsi="Calibri" w:cs="Arial"/>
                <w:color w:val="000000"/>
              </w:rPr>
              <w:t xml:space="preserve">Please </w:t>
            </w:r>
            <w:r w:rsidR="006D2E27" w:rsidRPr="003B40B3">
              <w:rPr>
                <w:rFonts w:ascii="Calibri" w:eastAsia="Times New Roman" w:hAnsi="Calibri" w:cs="Arial"/>
                <w:color w:val="000000"/>
              </w:rPr>
              <w:t xml:space="preserve">check FAQs or </w:t>
            </w:r>
            <w:r w:rsidR="00E62144" w:rsidRPr="003B40B3">
              <w:rPr>
                <w:rFonts w:ascii="Calibri" w:eastAsia="Times New Roman" w:hAnsi="Calibri" w:cs="Arial"/>
                <w:color w:val="000000"/>
              </w:rPr>
              <w:t>call 1-800-753-3357</w:t>
            </w:r>
            <w:r w:rsidR="00060425" w:rsidRPr="003B40B3">
              <w:rPr>
                <w:rFonts w:ascii="Calibri" w:eastAsia="Times New Roman" w:hAnsi="Calibri" w:cs="Arial"/>
                <w:color w:val="000000"/>
              </w:rPr>
              <w:t xml:space="preserve"> (Option 3)</w:t>
            </w:r>
            <w:r w:rsidR="00E62144" w:rsidRPr="003B40B3">
              <w:rPr>
                <w:rFonts w:ascii="Calibri" w:eastAsia="Times New Roman" w:hAnsi="Calibri" w:cs="Arial"/>
                <w:color w:val="000000"/>
              </w:rPr>
              <w:t xml:space="preserve"> if you have any questions</w:t>
            </w:r>
            <w:r w:rsidR="006D2E27" w:rsidRPr="003B40B3">
              <w:rPr>
                <w:rFonts w:ascii="Calibri" w:eastAsia="Times New Roman" w:hAnsi="Calibri" w:cs="Arial"/>
                <w:color w:val="000000"/>
              </w:rPr>
              <w:t>.</w:t>
            </w:r>
            <w:r w:rsidR="00E62144" w:rsidRPr="003B40B3">
              <w:rPr>
                <w:rFonts w:eastAsia="Times New Roman" w:cs="Arial"/>
                <w:i/>
                <w:color w:val="333333"/>
              </w:rPr>
              <w:t>”</w:t>
            </w:r>
            <w:r w:rsidR="00E62144" w:rsidRPr="003B40B3">
              <w:rPr>
                <w:rFonts w:eastAsia="Times New Roman" w:cs="Arial"/>
                <w:color w:val="333333"/>
              </w:rPr>
              <w:t xml:space="preserve"> </w:t>
            </w:r>
          </w:p>
          <w:p w14:paraId="50728F48" w14:textId="77777777" w:rsidR="00593D54" w:rsidRPr="004C7C8D" w:rsidRDefault="00E63C47" w:rsidP="00B76508">
            <w:pPr>
              <w:numPr>
                <w:ilvl w:val="0"/>
                <w:numId w:val="54"/>
              </w:numPr>
              <w:shd w:val="clear" w:color="auto" w:fill="FFFFFF"/>
              <w:spacing w:before="100" w:beforeAutospacing="1" w:after="100" w:afterAutospacing="1"/>
              <w:rPr>
                <w:rFonts w:eastAsia="Times New Roman" w:cs="Arial"/>
                <w:color w:val="333333"/>
                <w:sz w:val="21"/>
                <w:szCs w:val="21"/>
              </w:rPr>
            </w:pPr>
            <w:r w:rsidRPr="003B40B3">
              <w:rPr>
                <w:rFonts w:eastAsia="Times New Roman" w:cs="Arial"/>
                <w:color w:val="333333"/>
              </w:rPr>
              <w:t>Randomization is performed by the research team, and the arm the user is placed into is defined by what the research team chooses in the dropdown on the admin portal</w:t>
            </w:r>
          </w:p>
        </w:tc>
      </w:tr>
      <w:tr w:rsidR="00E63C47" w:rsidRPr="004C7C8D" w14:paraId="4ACBFF4C" w14:textId="77777777" w:rsidTr="008761A7">
        <w:tc>
          <w:tcPr>
            <w:tcW w:w="785" w:type="dxa"/>
          </w:tcPr>
          <w:p w14:paraId="67323BC2" w14:textId="77777777" w:rsidR="00E63C47" w:rsidRPr="004C7C8D" w:rsidRDefault="00E63C47" w:rsidP="00B76508">
            <w:pPr>
              <w:pStyle w:val="ListParagraph"/>
              <w:numPr>
                <w:ilvl w:val="0"/>
                <w:numId w:val="53"/>
              </w:numPr>
            </w:pPr>
          </w:p>
        </w:tc>
        <w:tc>
          <w:tcPr>
            <w:tcW w:w="1653" w:type="dxa"/>
          </w:tcPr>
          <w:p w14:paraId="0D2B741F" w14:textId="77777777" w:rsidR="00E63C47" w:rsidRPr="004C7C8D" w:rsidRDefault="00E63C47" w:rsidP="00B62535">
            <w:r w:rsidRPr="004C7C8D">
              <w:t>View Activity &amp; Weight data</w:t>
            </w:r>
          </w:p>
        </w:tc>
        <w:tc>
          <w:tcPr>
            <w:tcW w:w="2152" w:type="dxa"/>
          </w:tcPr>
          <w:p w14:paraId="5712794A" w14:textId="77777777" w:rsidR="00E63C47" w:rsidRPr="004C7C8D" w:rsidRDefault="00E63C47" w:rsidP="00B62535">
            <w:r w:rsidRPr="004C7C8D">
              <w:t>Participants should be able to view their synched weight and fitbit data</w:t>
            </w:r>
          </w:p>
        </w:tc>
        <w:tc>
          <w:tcPr>
            <w:tcW w:w="5580" w:type="dxa"/>
          </w:tcPr>
          <w:p w14:paraId="7AC3F647" w14:textId="77777777" w:rsidR="00E63C47" w:rsidRPr="004C7C8D" w:rsidRDefault="00E63C47" w:rsidP="00B76508">
            <w:pPr>
              <w:pStyle w:val="ListParagraph"/>
              <w:numPr>
                <w:ilvl w:val="0"/>
                <w:numId w:val="65"/>
              </w:numPr>
              <w:rPr>
                <w:rFonts w:eastAsia="Times New Roman" w:cs="Arial"/>
                <w:color w:val="333333"/>
                <w:sz w:val="21"/>
                <w:szCs w:val="21"/>
              </w:rPr>
            </w:pPr>
            <w:r w:rsidRPr="004C7C8D">
              <w:rPr>
                <w:rFonts w:eastAsia="Times New Roman" w:cs="Arial"/>
                <w:color w:val="333333"/>
                <w:sz w:val="21"/>
                <w:szCs w:val="21"/>
              </w:rPr>
              <w:t>Participants will navigate to the Dashboard and view their synched data in a bar chart for each Category</w:t>
            </w:r>
          </w:p>
        </w:tc>
      </w:tr>
      <w:tr w:rsidR="003A0E4E" w:rsidRPr="004C7C8D" w14:paraId="6019602F" w14:textId="77777777" w:rsidTr="008761A7">
        <w:trPr>
          <w:ins w:id="0" w:author="Laura Damschroder" w:date="2017-03-28T14:54:00Z"/>
        </w:trPr>
        <w:tc>
          <w:tcPr>
            <w:tcW w:w="785" w:type="dxa"/>
          </w:tcPr>
          <w:p w14:paraId="5DD011EA" w14:textId="488BCE0E" w:rsidR="003A0E4E" w:rsidRPr="00D80CE2" w:rsidRDefault="003A0E4E" w:rsidP="008761A7">
            <w:pPr>
              <w:pStyle w:val="ListParagraph"/>
              <w:ind w:left="0"/>
              <w:rPr>
                <w:ins w:id="1" w:author="Laura Damschroder" w:date="2017-03-28T14:54:00Z"/>
              </w:rPr>
            </w:pPr>
            <w:ins w:id="2" w:author="Laura Damschroder" w:date="2017-03-28T14:54:00Z">
              <w:r>
                <w:t>Note</w:t>
              </w:r>
            </w:ins>
          </w:p>
        </w:tc>
        <w:tc>
          <w:tcPr>
            <w:tcW w:w="1653" w:type="dxa"/>
          </w:tcPr>
          <w:p w14:paraId="124C317A" w14:textId="366CC6E7" w:rsidR="003A0E4E" w:rsidRPr="00D80CE2" w:rsidRDefault="003A0E4E" w:rsidP="008761A7">
            <w:pPr>
              <w:rPr>
                <w:ins w:id="3" w:author="Laura Damschroder" w:date="2017-03-28T14:54:00Z"/>
              </w:rPr>
            </w:pPr>
            <w:ins w:id="4" w:author="Laura Damschroder" w:date="2017-03-28T14:54:00Z">
              <w:r>
                <w:t>Program End Date</w:t>
              </w:r>
            </w:ins>
          </w:p>
        </w:tc>
        <w:tc>
          <w:tcPr>
            <w:tcW w:w="2152" w:type="dxa"/>
          </w:tcPr>
          <w:p w14:paraId="1012C547" w14:textId="6D24FC39" w:rsidR="003A0E4E" w:rsidRPr="003B40B3" w:rsidRDefault="003A0E4E" w:rsidP="00027B71">
            <w:pPr>
              <w:rPr>
                <w:ins w:id="5" w:author="Laura Damschroder" w:date="2017-03-28T14:54:00Z"/>
                <w:rFonts w:eastAsia="Times New Roman" w:cs="Arial"/>
                <w:color w:val="000000"/>
              </w:rPr>
            </w:pPr>
            <w:ins w:id="6" w:author="Laura Damschroder" w:date="2017-03-28T14:55:00Z">
              <w:r>
                <w:rPr>
                  <w:rFonts w:eastAsia="Times New Roman" w:cs="Arial"/>
                  <w:color w:val="000000"/>
                </w:rPr>
                <w:t>Program End Date=Day 395</w:t>
              </w:r>
            </w:ins>
          </w:p>
        </w:tc>
        <w:tc>
          <w:tcPr>
            <w:tcW w:w="5580" w:type="dxa"/>
          </w:tcPr>
          <w:p w14:paraId="3B26F1DC" w14:textId="436093F2" w:rsidR="003A0E4E" w:rsidRPr="003A0E4E" w:rsidRDefault="003A0E4E" w:rsidP="003A0E4E">
            <w:pPr>
              <w:shd w:val="clear" w:color="auto" w:fill="FFFFFF"/>
              <w:spacing w:before="100" w:beforeAutospacing="1" w:after="100" w:afterAutospacing="1"/>
              <w:rPr>
                <w:ins w:id="7" w:author="Laura Damschroder" w:date="2017-03-28T14:54:00Z"/>
                <w:rFonts w:eastAsia="Times New Roman" w:cs="Arial"/>
                <w:color w:val="000000"/>
              </w:rPr>
            </w:pPr>
            <w:ins w:id="8" w:author="Laura Damschroder" w:date="2017-03-28T14:55:00Z">
              <w:r>
                <w:rPr>
                  <w:rFonts w:eastAsia="Times New Roman" w:cs="Arial"/>
                  <w:color w:val="000000"/>
                </w:rPr>
                <w:t xml:space="preserve">Program end date is </w:t>
              </w:r>
            </w:ins>
            <w:ins w:id="9" w:author="Laura Damschroder" w:date="2017-03-28T14:56:00Z">
              <w:r>
                <w:rPr>
                  <w:rFonts w:eastAsia="Times New Roman" w:cs="Arial"/>
                  <w:color w:val="000000"/>
                </w:rPr>
                <w:t>365+</w:t>
              </w:r>
            </w:ins>
            <w:ins w:id="10" w:author="Laura Damschroder" w:date="2017-03-28T14:55:00Z">
              <w:r>
                <w:rPr>
                  <w:rFonts w:eastAsia="Times New Roman" w:cs="Arial"/>
                  <w:color w:val="000000"/>
                </w:rPr>
                <w:t>30 days after their start date</w:t>
              </w:r>
            </w:ins>
          </w:p>
        </w:tc>
      </w:tr>
      <w:tr w:rsidR="0017307A" w:rsidRPr="004C7C8D" w14:paraId="1E99E9F1" w14:textId="77777777" w:rsidTr="008761A7">
        <w:tc>
          <w:tcPr>
            <w:tcW w:w="785" w:type="dxa"/>
          </w:tcPr>
          <w:p w14:paraId="00BE2CF4" w14:textId="49370AE4" w:rsidR="0017307A" w:rsidRPr="00D80CE2" w:rsidRDefault="0017307A" w:rsidP="008761A7">
            <w:pPr>
              <w:pStyle w:val="ListParagraph"/>
              <w:ind w:left="0"/>
            </w:pPr>
            <w:r w:rsidRPr="00D80CE2">
              <w:t>3.</w:t>
            </w:r>
          </w:p>
        </w:tc>
        <w:tc>
          <w:tcPr>
            <w:tcW w:w="1653" w:type="dxa"/>
          </w:tcPr>
          <w:p w14:paraId="1ACF3ACD" w14:textId="77777777" w:rsidR="0017307A" w:rsidRPr="00D80CE2" w:rsidRDefault="0017307A" w:rsidP="008761A7">
            <w:r w:rsidRPr="00D80CE2">
              <w:t>Program Ending</w:t>
            </w:r>
          </w:p>
        </w:tc>
        <w:tc>
          <w:tcPr>
            <w:tcW w:w="2152" w:type="dxa"/>
          </w:tcPr>
          <w:p w14:paraId="1B0F79C2" w14:textId="5ABE7180" w:rsidR="0017307A" w:rsidRPr="003B40B3" w:rsidRDefault="0017307A" w:rsidP="003A0E4E">
            <w:pPr>
              <w:rPr>
                <w:rFonts w:cs="Arial"/>
                <w:color w:val="333333"/>
                <w:shd w:val="clear" w:color="auto" w:fill="FFFFFF"/>
              </w:rPr>
            </w:pPr>
            <w:r w:rsidRPr="003B40B3">
              <w:rPr>
                <w:rFonts w:eastAsia="Times New Roman" w:cs="Arial"/>
                <w:color w:val="000000"/>
              </w:rPr>
              <w:t xml:space="preserve">Program End: </w:t>
            </w:r>
            <w:r w:rsidR="003A0E4E">
              <w:rPr>
                <w:rFonts w:eastAsia="Times New Roman" w:cs="Arial"/>
                <w:color w:val="000000"/>
              </w:rPr>
              <w:t>day 365, 9am local time</w:t>
            </w:r>
            <w:r w:rsidRPr="003B40B3">
              <w:rPr>
                <w:rFonts w:eastAsia="Times New Roman" w:cs="Arial"/>
                <w:color w:val="000000"/>
              </w:rPr>
              <w:t xml:space="preserve"> </w:t>
            </w:r>
          </w:p>
        </w:tc>
        <w:tc>
          <w:tcPr>
            <w:tcW w:w="5580" w:type="dxa"/>
          </w:tcPr>
          <w:p w14:paraId="3A7A011D" w14:textId="07009F22" w:rsidR="0017307A" w:rsidRPr="003B40B3" w:rsidRDefault="0017307A" w:rsidP="00B76508">
            <w:pPr>
              <w:pStyle w:val="ListParagraph"/>
              <w:numPr>
                <w:ilvl w:val="0"/>
                <w:numId w:val="72"/>
              </w:numPr>
              <w:shd w:val="clear" w:color="auto" w:fill="FFFFFF"/>
              <w:spacing w:before="100" w:beforeAutospacing="1" w:after="100" w:afterAutospacing="1"/>
            </w:pPr>
            <w:r w:rsidRPr="003B40B3">
              <w:rPr>
                <w:rFonts w:eastAsia="Times New Roman" w:cs="Arial"/>
                <w:color w:val="000000"/>
              </w:rPr>
              <w:t>You have 30 days remaining in Stay Strong. Be sure to sync your data. At the end of your program, your account will be closed. Please call 1-800-753-3357</w:t>
            </w:r>
            <w:r w:rsidR="00060425" w:rsidRPr="003B40B3">
              <w:rPr>
                <w:rFonts w:eastAsia="Times New Roman" w:cs="Arial"/>
                <w:color w:val="000000"/>
              </w:rPr>
              <w:t xml:space="preserve"> (Option 3)</w:t>
            </w:r>
            <w:r w:rsidRPr="003B40B3">
              <w:rPr>
                <w:rFonts w:eastAsia="Times New Roman" w:cs="Arial"/>
                <w:color w:val="000000"/>
              </w:rPr>
              <w:t xml:space="preserve"> if you have any questions.</w:t>
            </w:r>
          </w:p>
          <w:p w14:paraId="3BBEB7B2" w14:textId="5B7C3697" w:rsidR="0017307A" w:rsidRPr="003B40B3" w:rsidRDefault="0017307A" w:rsidP="00B76508">
            <w:pPr>
              <w:pStyle w:val="ListParagraph"/>
              <w:numPr>
                <w:ilvl w:val="1"/>
                <w:numId w:val="72"/>
              </w:numPr>
              <w:shd w:val="clear" w:color="auto" w:fill="FFFFFF"/>
              <w:spacing w:before="100" w:beforeAutospacing="1" w:after="100" w:afterAutospacing="1"/>
            </w:pPr>
            <w:r w:rsidRPr="003B40B3">
              <w:rPr>
                <w:rFonts w:eastAsia="Times New Roman" w:cs="Arial"/>
                <w:color w:val="000000"/>
              </w:rPr>
              <w:t xml:space="preserve">Notification: </w:t>
            </w:r>
            <w:r w:rsidRPr="003B40B3">
              <w:rPr>
                <w:rFonts w:eastAsia="Times New Roman" w:cs="Arial"/>
                <w:i/>
                <w:color w:val="000000"/>
              </w:rPr>
              <w:t>Your Stay Strong program will end in 30 days</w:t>
            </w:r>
          </w:p>
        </w:tc>
      </w:tr>
      <w:tr w:rsidR="0017307A" w:rsidRPr="004C7C8D" w14:paraId="23674F1E" w14:textId="77777777" w:rsidTr="008761A7">
        <w:tc>
          <w:tcPr>
            <w:tcW w:w="785" w:type="dxa"/>
          </w:tcPr>
          <w:p w14:paraId="11B07C40" w14:textId="77777777" w:rsidR="0017307A" w:rsidRPr="00D80CE2" w:rsidRDefault="0017307A" w:rsidP="008761A7">
            <w:pPr>
              <w:pStyle w:val="ListParagraph"/>
              <w:ind w:left="360"/>
            </w:pPr>
          </w:p>
        </w:tc>
        <w:tc>
          <w:tcPr>
            <w:tcW w:w="1653" w:type="dxa"/>
          </w:tcPr>
          <w:p w14:paraId="3A9B517B" w14:textId="77777777" w:rsidR="0017307A" w:rsidRPr="00D80CE2" w:rsidRDefault="0017307A" w:rsidP="008761A7"/>
        </w:tc>
        <w:tc>
          <w:tcPr>
            <w:tcW w:w="2152" w:type="dxa"/>
          </w:tcPr>
          <w:p w14:paraId="7391B84B" w14:textId="571519E9" w:rsidR="0017307A" w:rsidRPr="003B40B3" w:rsidRDefault="0017307A" w:rsidP="003A0E4E">
            <w:pPr>
              <w:rPr>
                <w:rFonts w:cs="Arial"/>
                <w:color w:val="333333"/>
                <w:shd w:val="clear" w:color="auto" w:fill="FFFFFF"/>
              </w:rPr>
            </w:pPr>
            <w:r w:rsidRPr="003B40B3">
              <w:rPr>
                <w:rFonts w:eastAsia="Times New Roman" w:cs="Arial"/>
                <w:color w:val="000000"/>
              </w:rPr>
              <w:t xml:space="preserve">Program End: </w:t>
            </w:r>
            <w:r w:rsidR="003A0E4E">
              <w:rPr>
                <w:rFonts w:eastAsia="Times New Roman" w:cs="Arial"/>
                <w:color w:val="000000"/>
              </w:rPr>
              <w:t>Day 388, 9am local time</w:t>
            </w:r>
          </w:p>
        </w:tc>
        <w:tc>
          <w:tcPr>
            <w:tcW w:w="5580" w:type="dxa"/>
          </w:tcPr>
          <w:p w14:paraId="474CD634" w14:textId="28275732" w:rsidR="0017307A" w:rsidRPr="003B40B3" w:rsidRDefault="0017307A" w:rsidP="00B76508">
            <w:pPr>
              <w:pStyle w:val="ListParagraph"/>
              <w:numPr>
                <w:ilvl w:val="0"/>
                <w:numId w:val="72"/>
              </w:numPr>
              <w:shd w:val="clear" w:color="auto" w:fill="FFFFFF"/>
              <w:spacing w:before="100" w:beforeAutospacing="1" w:after="100" w:afterAutospacing="1"/>
            </w:pPr>
            <w:r w:rsidRPr="003B40B3">
              <w:rPr>
                <w:rFonts w:eastAsia="Times New Roman" w:cs="Arial"/>
                <w:color w:val="000000"/>
              </w:rPr>
              <w:t xml:space="preserve">You have 1 week remaining in Stay Strong. Be sure to sync your Fitbit and weight data! In 1 week, your account will be closed. </w:t>
            </w:r>
            <w:r w:rsidR="00060425" w:rsidRPr="003B40B3">
              <w:rPr>
                <w:rFonts w:eastAsia="Times New Roman" w:cs="Arial"/>
                <w:color w:val="000000"/>
              </w:rPr>
              <w:t>Please call 1-800-753-3357 (</w:t>
            </w:r>
            <w:r w:rsidRPr="003B40B3">
              <w:rPr>
                <w:rFonts w:eastAsia="Times New Roman" w:cs="Arial"/>
                <w:color w:val="000000"/>
              </w:rPr>
              <w:t xml:space="preserve">Option </w:t>
            </w:r>
            <w:r w:rsidR="00060425" w:rsidRPr="003B40B3">
              <w:rPr>
                <w:rFonts w:eastAsia="Times New Roman" w:cs="Arial"/>
                <w:color w:val="000000"/>
              </w:rPr>
              <w:t>3)</w:t>
            </w:r>
            <w:r w:rsidRPr="003B40B3">
              <w:rPr>
                <w:rFonts w:eastAsia="Times New Roman" w:cs="Arial"/>
                <w:color w:val="000000"/>
              </w:rPr>
              <w:t xml:space="preserve"> if you have any questions</w:t>
            </w:r>
          </w:p>
          <w:p w14:paraId="38580291" w14:textId="7982D6BD" w:rsidR="0017307A" w:rsidRPr="003B40B3" w:rsidRDefault="0017307A" w:rsidP="00B76508">
            <w:pPr>
              <w:pStyle w:val="ListParagraph"/>
              <w:numPr>
                <w:ilvl w:val="1"/>
                <w:numId w:val="72"/>
              </w:numPr>
              <w:shd w:val="clear" w:color="auto" w:fill="FFFFFF"/>
              <w:spacing w:before="100" w:beforeAutospacing="1" w:after="100" w:afterAutospacing="1"/>
            </w:pPr>
            <w:r w:rsidRPr="003B40B3">
              <w:rPr>
                <w:rFonts w:eastAsia="Times New Roman" w:cs="Arial"/>
                <w:color w:val="000000"/>
              </w:rPr>
              <w:t xml:space="preserve">Notification: </w:t>
            </w:r>
            <w:r w:rsidRPr="003B40B3">
              <w:rPr>
                <w:rFonts w:eastAsia="Times New Roman" w:cs="Arial"/>
                <w:i/>
                <w:color w:val="000000"/>
              </w:rPr>
              <w:t>Your Stay Strong program will end in 1 week</w:t>
            </w:r>
          </w:p>
        </w:tc>
      </w:tr>
      <w:tr w:rsidR="0017307A" w:rsidRPr="004C7C8D" w14:paraId="2692B7ED" w14:textId="77777777" w:rsidTr="008761A7">
        <w:tc>
          <w:tcPr>
            <w:tcW w:w="785" w:type="dxa"/>
          </w:tcPr>
          <w:p w14:paraId="4D52EE97" w14:textId="77777777" w:rsidR="0017307A" w:rsidRPr="00D80CE2" w:rsidRDefault="0017307A" w:rsidP="008761A7">
            <w:pPr>
              <w:pStyle w:val="ListParagraph"/>
              <w:ind w:left="360"/>
            </w:pPr>
          </w:p>
        </w:tc>
        <w:tc>
          <w:tcPr>
            <w:tcW w:w="1653" w:type="dxa"/>
          </w:tcPr>
          <w:p w14:paraId="0197F5A5" w14:textId="77777777" w:rsidR="0017307A" w:rsidRPr="00D80CE2" w:rsidRDefault="0017307A" w:rsidP="008761A7"/>
        </w:tc>
        <w:tc>
          <w:tcPr>
            <w:tcW w:w="2152" w:type="dxa"/>
          </w:tcPr>
          <w:p w14:paraId="3DB765CD" w14:textId="5F8FD463" w:rsidR="0017307A" w:rsidRPr="003B40B3" w:rsidRDefault="0017307A" w:rsidP="003A0E4E">
            <w:pPr>
              <w:rPr>
                <w:rFonts w:cs="Arial"/>
                <w:color w:val="333333"/>
                <w:shd w:val="clear" w:color="auto" w:fill="FFFFFF"/>
              </w:rPr>
            </w:pPr>
            <w:r w:rsidRPr="003B40B3">
              <w:rPr>
                <w:rFonts w:eastAsia="Times New Roman" w:cs="Arial"/>
                <w:color w:val="000000"/>
              </w:rPr>
              <w:t xml:space="preserve">Program End: </w:t>
            </w:r>
            <w:r w:rsidR="003A0E4E">
              <w:rPr>
                <w:rFonts w:eastAsia="Times New Roman" w:cs="Arial"/>
                <w:color w:val="000000"/>
              </w:rPr>
              <w:t>Day 396, midnight+</w:t>
            </w:r>
          </w:p>
        </w:tc>
        <w:tc>
          <w:tcPr>
            <w:tcW w:w="5580" w:type="dxa"/>
          </w:tcPr>
          <w:p w14:paraId="6A6D4F0D" w14:textId="7B1408DB" w:rsidR="003B40B3" w:rsidRPr="003B40B3" w:rsidRDefault="003B40B3" w:rsidP="00B76508">
            <w:pPr>
              <w:pStyle w:val="ListParagraph"/>
              <w:numPr>
                <w:ilvl w:val="0"/>
                <w:numId w:val="75"/>
              </w:numPr>
              <w:shd w:val="clear" w:color="auto" w:fill="FFFFFF"/>
              <w:spacing w:before="100" w:beforeAutospacing="1" w:after="100" w:afterAutospacing="1"/>
              <w:rPr>
                <w:rFonts w:eastAsia="Times New Roman" w:cs="Arial"/>
                <w:color w:val="000000"/>
              </w:rPr>
            </w:pPr>
            <w:r w:rsidRPr="003B40B3">
              <w:rPr>
                <w:rFonts w:eastAsia="Times New Roman" w:cs="Arial"/>
                <w:color w:val="000000"/>
              </w:rPr>
              <w:t>Participants will be presented with a splash screen when the</w:t>
            </w:r>
            <w:r w:rsidR="003A0E4E">
              <w:rPr>
                <w:rFonts w:eastAsia="Times New Roman" w:cs="Arial"/>
                <w:color w:val="000000"/>
              </w:rPr>
              <w:t>y</w:t>
            </w:r>
            <w:r w:rsidRPr="003B40B3">
              <w:rPr>
                <w:rFonts w:eastAsia="Times New Roman" w:cs="Arial"/>
                <w:color w:val="000000"/>
              </w:rPr>
              <w:t xml:space="preserve"> access the app. </w:t>
            </w:r>
          </w:p>
          <w:p w14:paraId="7E7E857A" w14:textId="77777777" w:rsidR="003B40B3" w:rsidRDefault="003B40B3" w:rsidP="00B76508">
            <w:pPr>
              <w:pStyle w:val="ListParagraph"/>
              <w:numPr>
                <w:ilvl w:val="0"/>
                <w:numId w:val="75"/>
              </w:numPr>
              <w:shd w:val="clear" w:color="auto" w:fill="FFFFFF"/>
              <w:spacing w:before="100" w:beforeAutospacing="1" w:after="100" w:afterAutospacing="1"/>
              <w:rPr>
                <w:rFonts w:eastAsia="Times New Roman" w:cs="Arial"/>
                <w:color w:val="000000"/>
              </w:rPr>
            </w:pPr>
            <w:r w:rsidRPr="003B40B3">
              <w:rPr>
                <w:rFonts w:eastAsia="Times New Roman" w:cs="Arial"/>
                <w:color w:val="000000"/>
              </w:rPr>
              <w:t xml:space="preserve">Participants will not be able to access any other data on the app. </w:t>
            </w:r>
          </w:p>
          <w:p w14:paraId="0A4659FE" w14:textId="42BF55D0" w:rsidR="003B40B3" w:rsidRPr="00D52B9F" w:rsidRDefault="003B40B3" w:rsidP="00B76508">
            <w:pPr>
              <w:pStyle w:val="ListParagraph"/>
              <w:numPr>
                <w:ilvl w:val="0"/>
                <w:numId w:val="75"/>
              </w:numPr>
              <w:shd w:val="clear" w:color="auto" w:fill="FFFFFF"/>
              <w:spacing w:before="100" w:beforeAutospacing="1" w:after="100" w:afterAutospacing="1"/>
              <w:rPr>
                <w:rFonts w:eastAsia="Times New Roman" w:cs="Arial"/>
                <w:color w:val="000000"/>
              </w:rPr>
            </w:pPr>
            <w:r>
              <w:rPr>
                <w:rFonts w:eastAsia="Times New Roman" w:cs="Arial"/>
                <w:color w:val="000000"/>
              </w:rPr>
              <w:t>Participants will also receive a Push Notification.</w:t>
            </w:r>
          </w:p>
          <w:p w14:paraId="414BF3F7" w14:textId="77777777" w:rsidR="00D52B9F" w:rsidRPr="00D52B9F" w:rsidRDefault="003B40B3" w:rsidP="00B76508">
            <w:pPr>
              <w:numPr>
                <w:ilvl w:val="0"/>
                <w:numId w:val="75"/>
              </w:numPr>
              <w:shd w:val="clear" w:color="auto" w:fill="FFFFFF"/>
              <w:spacing w:before="100" w:beforeAutospacing="1" w:after="100" w:afterAutospacing="1"/>
            </w:pPr>
            <w:r>
              <w:rPr>
                <w:rFonts w:eastAsia="Times New Roman" w:cs="Arial"/>
                <w:color w:val="000000"/>
              </w:rPr>
              <w:t xml:space="preserve">Splash Screen: </w:t>
            </w:r>
          </w:p>
          <w:p w14:paraId="5BC188C5" w14:textId="19DB17AF" w:rsidR="0017307A" w:rsidRPr="003B40B3" w:rsidRDefault="003B40B3" w:rsidP="00D52B9F">
            <w:pPr>
              <w:shd w:val="clear" w:color="auto" w:fill="FFFFFF"/>
              <w:spacing w:before="100" w:beforeAutospacing="1" w:after="100" w:afterAutospacing="1"/>
              <w:ind w:left="720"/>
            </w:pPr>
            <w:r w:rsidRPr="003B40B3">
              <w:rPr>
                <w:rFonts w:eastAsia="Times New Roman" w:cs="Arial"/>
                <w:b/>
                <w:color w:val="000000"/>
              </w:rPr>
              <w:t>“</w:t>
            </w:r>
            <w:r w:rsidR="0017307A" w:rsidRPr="003B40B3">
              <w:rPr>
                <w:rFonts w:eastAsia="Times New Roman" w:cs="Arial"/>
                <w:b/>
                <w:color w:val="000000"/>
              </w:rPr>
              <w:t>Congratulations! Thank you for participating in Stay Strong with Coaching. Your account has now been closed. You will receive instructions via mail on how to keep using your Fitbit by connecting to Fitbit.com. Please call 1-800-753-3357</w:t>
            </w:r>
            <w:r w:rsidR="00060425" w:rsidRPr="003B40B3">
              <w:rPr>
                <w:rFonts w:eastAsia="Times New Roman" w:cs="Arial"/>
                <w:b/>
                <w:color w:val="000000"/>
              </w:rPr>
              <w:t xml:space="preserve"> (Option 3)</w:t>
            </w:r>
            <w:r w:rsidR="0017307A" w:rsidRPr="003B40B3">
              <w:rPr>
                <w:rFonts w:eastAsia="Times New Roman" w:cs="Arial"/>
                <w:b/>
                <w:color w:val="000000"/>
              </w:rPr>
              <w:t xml:space="preserve"> if you have any questions.</w:t>
            </w:r>
            <w:r w:rsidRPr="003B40B3">
              <w:rPr>
                <w:rFonts w:eastAsia="Times New Roman" w:cs="Arial"/>
                <w:b/>
                <w:color w:val="000000"/>
              </w:rPr>
              <w:t>”</w:t>
            </w:r>
          </w:p>
          <w:p w14:paraId="3FC93F6B" w14:textId="6FD68A93" w:rsidR="0017307A" w:rsidRPr="003B40B3" w:rsidRDefault="0017307A" w:rsidP="00B76508">
            <w:pPr>
              <w:numPr>
                <w:ilvl w:val="0"/>
                <w:numId w:val="75"/>
              </w:numPr>
              <w:shd w:val="clear" w:color="auto" w:fill="FFFFFF"/>
              <w:spacing w:before="100" w:beforeAutospacing="1" w:after="100" w:afterAutospacing="1"/>
            </w:pPr>
            <w:r w:rsidRPr="003B40B3">
              <w:rPr>
                <w:rFonts w:eastAsia="Times New Roman" w:cs="Arial"/>
                <w:color w:val="000000"/>
              </w:rPr>
              <w:t xml:space="preserve">Notification: </w:t>
            </w:r>
            <w:r w:rsidR="003B40B3" w:rsidRPr="003B40B3">
              <w:rPr>
                <w:rFonts w:eastAsia="Times New Roman" w:cs="Arial"/>
                <w:b/>
                <w:color w:val="000000"/>
              </w:rPr>
              <w:t>“</w:t>
            </w:r>
            <w:r w:rsidRPr="003B40B3">
              <w:rPr>
                <w:rFonts w:eastAsia="Times New Roman" w:cs="Arial"/>
                <w:b/>
                <w:i/>
                <w:color w:val="000000"/>
              </w:rPr>
              <w:t>Your Stay Strong program has ended</w:t>
            </w:r>
            <w:r w:rsidR="003B40B3" w:rsidRPr="003B40B3">
              <w:rPr>
                <w:rFonts w:eastAsia="Times New Roman" w:cs="Arial"/>
                <w:b/>
                <w:i/>
                <w:color w:val="000000"/>
              </w:rPr>
              <w:t>”</w:t>
            </w:r>
          </w:p>
        </w:tc>
      </w:tr>
    </w:tbl>
    <w:p w14:paraId="0F0DEA0B" w14:textId="77777777" w:rsidR="00593D54" w:rsidRPr="004C7C8D" w:rsidRDefault="00593D54" w:rsidP="004D198F">
      <w:pPr>
        <w:rPr>
          <w:i/>
          <w:sz w:val="20"/>
          <w:szCs w:val="20"/>
        </w:rPr>
      </w:pPr>
    </w:p>
    <w:p w14:paraId="604280D0" w14:textId="77777777" w:rsidR="00CC06C2" w:rsidRPr="004C7C8D" w:rsidRDefault="00CC06C2" w:rsidP="004D198F">
      <w:pPr>
        <w:rPr>
          <w:i/>
          <w:sz w:val="20"/>
          <w:szCs w:val="20"/>
        </w:rPr>
      </w:pPr>
    </w:p>
    <w:p w14:paraId="7254A77E" w14:textId="77777777" w:rsidR="004D198F" w:rsidRPr="004C7C8D" w:rsidRDefault="004D198F" w:rsidP="004D198F">
      <w:pPr>
        <w:rPr>
          <w:b/>
          <w:sz w:val="28"/>
          <w:szCs w:val="28"/>
        </w:rPr>
      </w:pPr>
      <w:r w:rsidRPr="004C7C8D">
        <w:rPr>
          <w:b/>
          <w:sz w:val="28"/>
          <w:szCs w:val="28"/>
        </w:rPr>
        <w:t xml:space="preserve">11. Withdraw Requirements </w:t>
      </w:r>
    </w:p>
    <w:tbl>
      <w:tblPr>
        <w:tblStyle w:val="TableGrid"/>
        <w:tblW w:w="10170" w:type="dxa"/>
        <w:tblInd w:w="-5" w:type="dxa"/>
        <w:tblLook w:val="04A0" w:firstRow="1" w:lastRow="0" w:firstColumn="1" w:lastColumn="0" w:noHBand="0" w:noVBand="1"/>
      </w:tblPr>
      <w:tblGrid>
        <w:gridCol w:w="785"/>
        <w:gridCol w:w="1653"/>
        <w:gridCol w:w="2152"/>
        <w:gridCol w:w="5580"/>
      </w:tblGrid>
      <w:tr w:rsidR="004D198F" w:rsidRPr="004C7C8D" w14:paraId="3B384A26" w14:textId="77777777" w:rsidTr="005B1C79">
        <w:tc>
          <w:tcPr>
            <w:tcW w:w="785" w:type="dxa"/>
          </w:tcPr>
          <w:p w14:paraId="34AA8E40" w14:textId="77777777" w:rsidR="004D198F" w:rsidRPr="004C7C8D" w:rsidRDefault="004D198F" w:rsidP="005B1C79">
            <w:pPr>
              <w:rPr>
                <w:b/>
              </w:rPr>
            </w:pPr>
            <w:r w:rsidRPr="004C7C8D">
              <w:rPr>
                <w:b/>
              </w:rPr>
              <w:t>Req No.</w:t>
            </w:r>
          </w:p>
        </w:tc>
        <w:tc>
          <w:tcPr>
            <w:tcW w:w="1653" w:type="dxa"/>
          </w:tcPr>
          <w:p w14:paraId="0E20024C" w14:textId="77777777" w:rsidR="004D198F" w:rsidRPr="004C7C8D" w:rsidRDefault="004D198F" w:rsidP="005B1C79">
            <w:pPr>
              <w:rPr>
                <w:b/>
              </w:rPr>
            </w:pPr>
            <w:r w:rsidRPr="004C7C8D">
              <w:rPr>
                <w:b/>
              </w:rPr>
              <w:t>Requirement</w:t>
            </w:r>
          </w:p>
        </w:tc>
        <w:tc>
          <w:tcPr>
            <w:tcW w:w="2152" w:type="dxa"/>
          </w:tcPr>
          <w:p w14:paraId="7D04D74D" w14:textId="77777777" w:rsidR="004D198F" w:rsidRPr="004C7C8D" w:rsidRDefault="004D198F" w:rsidP="005B1C79">
            <w:pPr>
              <w:rPr>
                <w:b/>
              </w:rPr>
            </w:pPr>
            <w:r w:rsidRPr="004C7C8D">
              <w:rPr>
                <w:b/>
              </w:rPr>
              <w:t>Details</w:t>
            </w:r>
          </w:p>
        </w:tc>
        <w:tc>
          <w:tcPr>
            <w:tcW w:w="5580" w:type="dxa"/>
          </w:tcPr>
          <w:p w14:paraId="3DC49FEE" w14:textId="77777777" w:rsidR="004D198F" w:rsidRPr="004C7C8D" w:rsidRDefault="004D198F" w:rsidP="005B1C79">
            <w:pPr>
              <w:rPr>
                <w:b/>
              </w:rPr>
            </w:pPr>
            <w:r w:rsidRPr="004C7C8D">
              <w:rPr>
                <w:b/>
              </w:rPr>
              <w:t>Acceptance Criteria</w:t>
            </w:r>
          </w:p>
        </w:tc>
      </w:tr>
      <w:tr w:rsidR="004D198F" w:rsidRPr="004C7C8D" w14:paraId="48193A66" w14:textId="77777777" w:rsidTr="005B1C79">
        <w:tc>
          <w:tcPr>
            <w:tcW w:w="785" w:type="dxa"/>
          </w:tcPr>
          <w:p w14:paraId="798161BA" w14:textId="77777777" w:rsidR="004D198F" w:rsidRPr="004C7C8D" w:rsidRDefault="004D198F" w:rsidP="00B76508">
            <w:pPr>
              <w:pStyle w:val="ListParagraph"/>
              <w:numPr>
                <w:ilvl w:val="0"/>
                <w:numId w:val="46"/>
              </w:numPr>
            </w:pPr>
          </w:p>
        </w:tc>
        <w:tc>
          <w:tcPr>
            <w:tcW w:w="1653" w:type="dxa"/>
          </w:tcPr>
          <w:p w14:paraId="738F192C" w14:textId="77777777" w:rsidR="004D198F" w:rsidRPr="004C7C8D" w:rsidRDefault="004D198F" w:rsidP="005B1C79">
            <w:pPr>
              <w:rPr>
                <w:i/>
                <w:color w:val="0070C0"/>
                <w:sz w:val="24"/>
                <w:szCs w:val="24"/>
              </w:rPr>
            </w:pPr>
            <w:r w:rsidRPr="004C7C8D">
              <w:t>Withdraw from Program</w:t>
            </w:r>
          </w:p>
          <w:p w14:paraId="53C5AFE2" w14:textId="77777777" w:rsidR="004D198F" w:rsidRPr="004C7C8D" w:rsidRDefault="004D198F" w:rsidP="005B1C79"/>
        </w:tc>
        <w:tc>
          <w:tcPr>
            <w:tcW w:w="2152" w:type="dxa"/>
          </w:tcPr>
          <w:p w14:paraId="61F95787" w14:textId="77777777" w:rsidR="004D198F" w:rsidRPr="004C7C8D" w:rsidRDefault="004D198F" w:rsidP="005B1C79">
            <w:r w:rsidRPr="004C7C8D">
              <w:t>Participants should be able to withdraw from the Program</w:t>
            </w:r>
          </w:p>
        </w:tc>
        <w:tc>
          <w:tcPr>
            <w:tcW w:w="5580" w:type="dxa"/>
          </w:tcPr>
          <w:p w14:paraId="359FBB7F" w14:textId="77777777" w:rsidR="00CC06C2" w:rsidRPr="00D80CE2" w:rsidRDefault="00CC06C2" w:rsidP="00B76508">
            <w:pPr>
              <w:pStyle w:val="ListParagraph"/>
              <w:numPr>
                <w:ilvl w:val="0"/>
                <w:numId w:val="47"/>
              </w:numPr>
            </w:pPr>
            <w:r w:rsidRPr="00D80CE2">
              <w:t>Participants will call the Research team to withdraw from the program</w:t>
            </w:r>
          </w:p>
          <w:p w14:paraId="4BE8CEBA" w14:textId="77777777" w:rsidR="00CC06C2" w:rsidRPr="00D80CE2" w:rsidRDefault="00CC06C2" w:rsidP="00B76508">
            <w:pPr>
              <w:pStyle w:val="ListParagraph"/>
              <w:numPr>
                <w:ilvl w:val="0"/>
                <w:numId w:val="47"/>
              </w:numPr>
            </w:pPr>
            <w:r w:rsidRPr="00D80CE2">
              <w:t>Admin will change the status of the participant to “Withdraw” in the Admin portal under Research Arm column</w:t>
            </w:r>
          </w:p>
          <w:p w14:paraId="3D4F9C5F" w14:textId="77777777" w:rsidR="00CC06C2" w:rsidRPr="00D80CE2" w:rsidRDefault="00CC06C2" w:rsidP="00B76508">
            <w:pPr>
              <w:pStyle w:val="ListParagraph"/>
              <w:numPr>
                <w:ilvl w:val="0"/>
                <w:numId w:val="47"/>
              </w:numPr>
            </w:pPr>
            <w:r w:rsidRPr="00D80CE2">
              <w:t>Once a participant is changes to Withdraw status, they will not be allowed to log in to the Program.</w:t>
            </w:r>
          </w:p>
          <w:p w14:paraId="3E475FEB" w14:textId="1435931A" w:rsidR="00010CDD" w:rsidRPr="00D80CE2" w:rsidRDefault="00CC06C2" w:rsidP="00B76508">
            <w:pPr>
              <w:pStyle w:val="ListParagraph"/>
              <w:numPr>
                <w:ilvl w:val="0"/>
                <w:numId w:val="47"/>
              </w:numPr>
              <w:rPr>
                <w:b/>
              </w:rPr>
            </w:pPr>
            <w:r w:rsidRPr="00D80CE2">
              <w:t>Participant will see a splash screen if they try to open the app and are withdrawn</w:t>
            </w:r>
            <w:r w:rsidR="00010CDD" w:rsidRPr="00D80CE2">
              <w:t xml:space="preserve"> with the following text:</w:t>
            </w:r>
          </w:p>
          <w:p w14:paraId="6F10ECC3" w14:textId="2D42694F" w:rsidR="00010CDD" w:rsidRPr="00D80CE2" w:rsidRDefault="00ED12C4" w:rsidP="00010CDD">
            <w:pPr>
              <w:rPr>
                <w:rFonts w:eastAsia="Times New Roman" w:cs="Times New Roman"/>
                <w:i/>
                <w:color w:val="000000"/>
              </w:rPr>
            </w:pPr>
            <w:r w:rsidRPr="00D80CE2">
              <w:rPr>
                <w:rFonts w:eastAsia="Times New Roman" w:cs="Times New Roman"/>
                <w:i/>
                <w:color w:val="000000"/>
              </w:rPr>
              <w:t>You</w:t>
            </w:r>
            <w:r w:rsidRPr="00D80CE2">
              <w:rPr>
                <w:i/>
                <w:color w:val="000000"/>
              </w:rPr>
              <w:t xml:space="preserve"> have </w:t>
            </w:r>
            <w:r w:rsidRPr="00D80CE2">
              <w:rPr>
                <w:rFonts w:eastAsia="Times New Roman" w:cs="Times New Roman"/>
                <w:i/>
                <w:color w:val="000000"/>
              </w:rPr>
              <w:t>been withdrawn from</w:t>
            </w:r>
            <w:r w:rsidRPr="00D80CE2">
              <w:rPr>
                <w:i/>
                <w:color w:val="000000"/>
              </w:rPr>
              <w:t xml:space="preserve"> Stay Strong </w:t>
            </w:r>
            <w:r w:rsidRPr="00D80CE2">
              <w:rPr>
                <w:rFonts w:eastAsia="Times New Roman" w:cs="Times New Roman"/>
                <w:i/>
                <w:color w:val="000000"/>
              </w:rPr>
              <w:t>and your account closed.</w:t>
            </w:r>
            <w:r w:rsidRPr="00D80CE2">
              <w:rPr>
                <w:i/>
                <w:color w:val="000000"/>
              </w:rPr>
              <w:t xml:space="preserve"> </w:t>
            </w:r>
            <w:r w:rsidR="00010CDD" w:rsidRPr="00D80CE2">
              <w:rPr>
                <w:i/>
                <w:color w:val="000000"/>
              </w:rPr>
              <w:t xml:space="preserve">Please call </w:t>
            </w:r>
            <w:r w:rsidR="006C25AF" w:rsidRPr="00D80CE2">
              <w:rPr>
                <w:i/>
                <w:color w:val="000000"/>
              </w:rPr>
              <w:t>1-800-</w:t>
            </w:r>
            <w:r w:rsidR="008761A7" w:rsidRPr="00D80CE2">
              <w:rPr>
                <w:rFonts w:eastAsia="Times New Roman" w:cs="Times New Roman"/>
                <w:i/>
                <w:color w:val="000000"/>
              </w:rPr>
              <w:t>753-3357</w:t>
            </w:r>
            <w:r w:rsidR="00060425" w:rsidRPr="00D80CE2">
              <w:rPr>
                <w:rFonts w:eastAsia="Times New Roman" w:cs="Arial"/>
                <w:color w:val="000000"/>
              </w:rPr>
              <w:t xml:space="preserve"> (Option 3)</w:t>
            </w:r>
            <w:r w:rsidR="00010CDD" w:rsidRPr="00D80CE2">
              <w:rPr>
                <w:rFonts w:eastAsia="Times New Roman" w:cs="Times New Roman"/>
                <w:i/>
                <w:color w:val="000000"/>
              </w:rPr>
              <w:t xml:space="preserve"> </w:t>
            </w:r>
            <w:r w:rsidRPr="00D80CE2">
              <w:rPr>
                <w:rFonts w:eastAsia="Times New Roman" w:cs="Times New Roman"/>
                <w:i/>
                <w:color w:val="000000"/>
              </w:rPr>
              <w:t>if</w:t>
            </w:r>
            <w:r w:rsidRPr="00D80CE2">
              <w:rPr>
                <w:i/>
                <w:color w:val="000000"/>
              </w:rPr>
              <w:t xml:space="preserve"> you have </w:t>
            </w:r>
            <w:r w:rsidRPr="00D80CE2">
              <w:rPr>
                <w:rFonts w:eastAsia="Times New Roman" w:cs="Times New Roman"/>
                <w:i/>
                <w:color w:val="000000"/>
              </w:rPr>
              <w:t>any questions</w:t>
            </w:r>
            <w:r w:rsidRPr="00D80CE2">
              <w:rPr>
                <w:i/>
                <w:color w:val="000000"/>
              </w:rPr>
              <w:t>.</w:t>
            </w:r>
          </w:p>
          <w:p w14:paraId="322ECA72" w14:textId="49F74F3A" w:rsidR="004D198F" w:rsidRPr="00D80CE2" w:rsidRDefault="004D198F" w:rsidP="00130A5D">
            <w:pPr>
              <w:pStyle w:val="ListParagraph"/>
              <w:ind w:left="360"/>
              <w:rPr>
                <w:b/>
              </w:rPr>
            </w:pPr>
          </w:p>
        </w:tc>
      </w:tr>
    </w:tbl>
    <w:p w14:paraId="0AE243BC" w14:textId="77777777" w:rsidR="004D198F" w:rsidRPr="004C7C8D" w:rsidRDefault="004D198F" w:rsidP="00362560">
      <w:pPr>
        <w:rPr>
          <w:i/>
          <w:sz w:val="20"/>
          <w:szCs w:val="20"/>
        </w:rPr>
      </w:pPr>
    </w:p>
    <w:p w14:paraId="254D2D42" w14:textId="77777777" w:rsidR="004D198F" w:rsidRPr="004C7C8D" w:rsidRDefault="005E7DB9" w:rsidP="004D198F">
      <w:pPr>
        <w:rPr>
          <w:b/>
          <w:sz w:val="28"/>
          <w:szCs w:val="28"/>
        </w:rPr>
      </w:pPr>
      <w:r w:rsidRPr="004C7C8D">
        <w:rPr>
          <w:b/>
          <w:sz w:val="28"/>
          <w:szCs w:val="28"/>
        </w:rPr>
        <w:t>12</w:t>
      </w:r>
      <w:r w:rsidR="004D198F" w:rsidRPr="004C7C8D">
        <w:rPr>
          <w:b/>
          <w:sz w:val="28"/>
          <w:szCs w:val="28"/>
        </w:rPr>
        <w:t xml:space="preserve">. Suspend Requirements </w:t>
      </w:r>
    </w:p>
    <w:tbl>
      <w:tblPr>
        <w:tblStyle w:val="TableGrid"/>
        <w:tblW w:w="10170" w:type="dxa"/>
        <w:tblInd w:w="-5" w:type="dxa"/>
        <w:tblLook w:val="04A0" w:firstRow="1" w:lastRow="0" w:firstColumn="1" w:lastColumn="0" w:noHBand="0" w:noVBand="1"/>
      </w:tblPr>
      <w:tblGrid>
        <w:gridCol w:w="785"/>
        <w:gridCol w:w="1653"/>
        <w:gridCol w:w="2152"/>
        <w:gridCol w:w="5580"/>
      </w:tblGrid>
      <w:tr w:rsidR="004D198F" w:rsidRPr="004C7C8D" w14:paraId="2FE9E131" w14:textId="77777777" w:rsidTr="005B1C79">
        <w:tc>
          <w:tcPr>
            <w:tcW w:w="785" w:type="dxa"/>
          </w:tcPr>
          <w:p w14:paraId="1CCE0C07" w14:textId="77777777" w:rsidR="004D198F" w:rsidRPr="004C7C8D" w:rsidRDefault="004D198F" w:rsidP="005B1C79">
            <w:pPr>
              <w:rPr>
                <w:b/>
              </w:rPr>
            </w:pPr>
            <w:r w:rsidRPr="004C7C8D">
              <w:rPr>
                <w:b/>
              </w:rPr>
              <w:t>Req No.</w:t>
            </w:r>
          </w:p>
        </w:tc>
        <w:tc>
          <w:tcPr>
            <w:tcW w:w="1653" w:type="dxa"/>
          </w:tcPr>
          <w:p w14:paraId="27B03439" w14:textId="77777777" w:rsidR="004D198F" w:rsidRPr="004C7C8D" w:rsidRDefault="004D198F" w:rsidP="005B1C79">
            <w:pPr>
              <w:rPr>
                <w:b/>
              </w:rPr>
            </w:pPr>
            <w:r w:rsidRPr="004C7C8D">
              <w:rPr>
                <w:b/>
              </w:rPr>
              <w:t>Requirement</w:t>
            </w:r>
          </w:p>
        </w:tc>
        <w:tc>
          <w:tcPr>
            <w:tcW w:w="2152" w:type="dxa"/>
          </w:tcPr>
          <w:p w14:paraId="2DD033B8" w14:textId="77777777" w:rsidR="004D198F" w:rsidRPr="004C7C8D" w:rsidRDefault="004D198F" w:rsidP="005B1C79">
            <w:pPr>
              <w:rPr>
                <w:b/>
              </w:rPr>
            </w:pPr>
            <w:r w:rsidRPr="004C7C8D">
              <w:rPr>
                <w:b/>
              </w:rPr>
              <w:t>Details</w:t>
            </w:r>
          </w:p>
        </w:tc>
        <w:tc>
          <w:tcPr>
            <w:tcW w:w="5580" w:type="dxa"/>
          </w:tcPr>
          <w:p w14:paraId="275CD87C" w14:textId="77777777" w:rsidR="004D198F" w:rsidRPr="004C7C8D" w:rsidRDefault="004D198F" w:rsidP="005B1C79">
            <w:pPr>
              <w:rPr>
                <w:b/>
              </w:rPr>
            </w:pPr>
            <w:r w:rsidRPr="004C7C8D">
              <w:rPr>
                <w:b/>
              </w:rPr>
              <w:t>Acceptance Criteria</w:t>
            </w:r>
          </w:p>
        </w:tc>
      </w:tr>
      <w:tr w:rsidR="004D198F" w:rsidRPr="004C7C8D" w14:paraId="62DE02A5" w14:textId="77777777" w:rsidTr="005B1C79">
        <w:tc>
          <w:tcPr>
            <w:tcW w:w="785" w:type="dxa"/>
          </w:tcPr>
          <w:p w14:paraId="3A70EDF7" w14:textId="77777777" w:rsidR="004D198F" w:rsidRPr="004C7C8D" w:rsidRDefault="004D198F" w:rsidP="00B76508">
            <w:pPr>
              <w:pStyle w:val="ListParagraph"/>
              <w:numPr>
                <w:ilvl w:val="0"/>
                <w:numId w:val="48"/>
              </w:numPr>
            </w:pPr>
          </w:p>
        </w:tc>
        <w:tc>
          <w:tcPr>
            <w:tcW w:w="1653" w:type="dxa"/>
          </w:tcPr>
          <w:p w14:paraId="1965FC6B" w14:textId="77777777" w:rsidR="004D198F" w:rsidRPr="004C7C8D" w:rsidRDefault="004D198F" w:rsidP="005B1C79">
            <w:pPr>
              <w:rPr>
                <w:i/>
                <w:color w:val="0070C0"/>
                <w:sz w:val="24"/>
                <w:szCs w:val="24"/>
              </w:rPr>
            </w:pPr>
            <w:r w:rsidRPr="004C7C8D">
              <w:t>Suspension from Program</w:t>
            </w:r>
          </w:p>
          <w:p w14:paraId="7891469F" w14:textId="77777777" w:rsidR="004D198F" w:rsidRPr="004C7C8D" w:rsidRDefault="004D198F" w:rsidP="005B1C79"/>
        </w:tc>
        <w:tc>
          <w:tcPr>
            <w:tcW w:w="2152" w:type="dxa"/>
          </w:tcPr>
          <w:p w14:paraId="784F32FA" w14:textId="77777777" w:rsidR="004D198F" w:rsidRPr="004C7C8D" w:rsidRDefault="004D198F" w:rsidP="005B1C79">
            <w:r w:rsidRPr="004C7C8D">
              <w:t>Participants should be able to take a brief break from the program due to medical reasons</w:t>
            </w:r>
          </w:p>
        </w:tc>
        <w:tc>
          <w:tcPr>
            <w:tcW w:w="5580" w:type="dxa"/>
          </w:tcPr>
          <w:p w14:paraId="11638C58" w14:textId="77777777" w:rsidR="00CC06C2" w:rsidRPr="004C7C8D" w:rsidRDefault="00CC06C2" w:rsidP="00B76508">
            <w:pPr>
              <w:pStyle w:val="ListParagraph"/>
              <w:numPr>
                <w:ilvl w:val="0"/>
                <w:numId w:val="49"/>
              </w:numPr>
            </w:pPr>
            <w:r w:rsidRPr="004C7C8D">
              <w:t>Participants will call the Research team to let them know of the medical change and to be suspended from the program</w:t>
            </w:r>
          </w:p>
          <w:p w14:paraId="330BD89F" w14:textId="77777777" w:rsidR="00CC06C2" w:rsidRPr="004C7C8D" w:rsidRDefault="00CC06C2" w:rsidP="00B76508">
            <w:pPr>
              <w:pStyle w:val="ListParagraph"/>
              <w:numPr>
                <w:ilvl w:val="0"/>
                <w:numId w:val="49"/>
              </w:numPr>
            </w:pPr>
            <w:r w:rsidRPr="004C7C8D">
              <w:t>Admin will change the status of the participant to “Suspend” in the Admin portal under Research Arm column</w:t>
            </w:r>
          </w:p>
          <w:p w14:paraId="3D81C274" w14:textId="7794D22D" w:rsidR="004D198F" w:rsidRPr="004C7C8D" w:rsidRDefault="00CC06C2" w:rsidP="00B76508">
            <w:pPr>
              <w:pStyle w:val="ListParagraph"/>
              <w:numPr>
                <w:ilvl w:val="0"/>
                <w:numId w:val="49"/>
              </w:numPr>
            </w:pPr>
            <w:r w:rsidRPr="004C7C8D">
              <w:t>Once a participant is change</w:t>
            </w:r>
            <w:r w:rsidR="00AA1E56">
              <w:t>d</w:t>
            </w:r>
            <w:r w:rsidRPr="004C7C8D">
              <w:t xml:space="preserve"> to Suspend status, they will be able to log in but will only be able to see a splash page </w:t>
            </w:r>
            <w:r w:rsidR="00563A94" w:rsidRPr="004C7C8D">
              <w:t>with the following text:</w:t>
            </w:r>
            <w:r w:rsidRPr="004C7C8D">
              <w:rPr>
                <w:b/>
              </w:rPr>
              <w:t xml:space="preserve"> </w:t>
            </w:r>
          </w:p>
          <w:p w14:paraId="68821EA1" w14:textId="15EA06D4" w:rsidR="00563A94" w:rsidRPr="004C7C8D" w:rsidRDefault="005F7513" w:rsidP="00060425">
            <w:pPr>
              <w:pStyle w:val="ListParagraph"/>
              <w:ind w:left="360"/>
            </w:pPr>
            <w:r w:rsidRPr="004C7C8D">
              <w:rPr>
                <w:rFonts w:eastAsia="Times New Roman" w:cs="Times New Roman"/>
                <w:i/>
                <w:color w:val="000000"/>
                <w:sz w:val="20"/>
                <w:szCs w:val="20"/>
              </w:rPr>
              <w:t xml:space="preserve">Your account has been </w:t>
            </w:r>
            <w:r w:rsidRPr="003E24AF">
              <w:rPr>
                <w:i/>
                <w:color w:val="000000"/>
                <w:sz w:val="20"/>
              </w:rPr>
              <w:t>suspended</w:t>
            </w:r>
            <w:r w:rsidR="00563A94" w:rsidRPr="004C7C8D">
              <w:rPr>
                <w:rFonts w:eastAsia="Times New Roman" w:cs="Times New Roman"/>
                <w:i/>
                <w:color w:val="000000"/>
                <w:sz w:val="20"/>
                <w:szCs w:val="20"/>
              </w:rPr>
              <w:t>.</w:t>
            </w:r>
            <w:r w:rsidR="00563A94" w:rsidRPr="003E24AF">
              <w:rPr>
                <w:i/>
                <w:color w:val="000000"/>
                <w:sz w:val="20"/>
              </w:rPr>
              <w:t xml:space="preserve"> Please call </w:t>
            </w:r>
            <w:r w:rsidR="006C25AF" w:rsidRPr="003E24AF">
              <w:rPr>
                <w:i/>
                <w:color w:val="000000"/>
                <w:sz w:val="20"/>
              </w:rPr>
              <w:t>1-800-</w:t>
            </w:r>
            <w:r w:rsidR="008761A7" w:rsidRPr="004C7C8D">
              <w:rPr>
                <w:rFonts w:eastAsia="Times New Roman" w:cs="Times New Roman"/>
                <w:i/>
                <w:color w:val="000000"/>
                <w:sz w:val="20"/>
                <w:szCs w:val="20"/>
              </w:rPr>
              <w:t>753-3357</w:t>
            </w:r>
            <w:r w:rsidR="00060425">
              <w:rPr>
                <w:rFonts w:ascii="Calibri" w:eastAsia="Times New Roman" w:hAnsi="Calibri" w:cs="Arial"/>
                <w:color w:val="000000"/>
                <w:sz w:val="20"/>
                <w:szCs w:val="20"/>
              </w:rPr>
              <w:t xml:space="preserve"> (</w:t>
            </w:r>
            <w:r w:rsidR="00060425" w:rsidRPr="004C7C8D">
              <w:rPr>
                <w:rFonts w:ascii="Calibri" w:eastAsia="Times New Roman" w:hAnsi="Calibri" w:cs="Arial"/>
                <w:color w:val="000000"/>
                <w:sz w:val="20"/>
                <w:szCs w:val="20"/>
              </w:rPr>
              <w:t xml:space="preserve">Option </w:t>
            </w:r>
            <w:r w:rsidR="00060425">
              <w:rPr>
                <w:rFonts w:ascii="Calibri" w:eastAsia="Times New Roman" w:hAnsi="Calibri" w:cs="Arial"/>
                <w:color w:val="000000"/>
                <w:sz w:val="20"/>
                <w:szCs w:val="20"/>
              </w:rPr>
              <w:t>3)</w:t>
            </w:r>
            <w:r w:rsidR="00563A94" w:rsidRPr="004C7C8D">
              <w:rPr>
                <w:rFonts w:eastAsia="Times New Roman" w:cs="Times New Roman"/>
                <w:i/>
                <w:color w:val="000000"/>
                <w:sz w:val="20"/>
                <w:szCs w:val="20"/>
              </w:rPr>
              <w:t xml:space="preserve"> </w:t>
            </w:r>
            <w:r w:rsidR="004A3289" w:rsidRPr="004C7C8D">
              <w:rPr>
                <w:rFonts w:eastAsia="Times New Roman" w:cs="Times New Roman"/>
                <w:i/>
                <w:color w:val="000000"/>
                <w:sz w:val="20"/>
                <w:szCs w:val="20"/>
              </w:rPr>
              <w:t xml:space="preserve">if you have questions </w:t>
            </w:r>
            <w:r w:rsidRPr="004C7C8D">
              <w:rPr>
                <w:rFonts w:eastAsia="Times New Roman" w:cs="Times New Roman"/>
                <w:i/>
                <w:color w:val="000000"/>
                <w:sz w:val="20"/>
                <w:szCs w:val="20"/>
              </w:rPr>
              <w:t xml:space="preserve">or if your doctor has cleared </w:t>
            </w:r>
            <w:r w:rsidRPr="003E24AF">
              <w:rPr>
                <w:i/>
                <w:color w:val="000000"/>
                <w:sz w:val="20"/>
              </w:rPr>
              <w:t>you</w:t>
            </w:r>
            <w:r w:rsidR="00563A94" w:rsidRPr="003E24AF">
              <w:rPr>
                <w:i/>
                <w:color w:val="000000"/>
                <w:sz w:val="20"/>
              </w:rPr>
              <w:t xml:space="preserve"> to exercise again</w:t>
            </w:r>
          </w:p>
        </w:tc>
      </w:tr>
      <w:tr w:rsidR="00563A94" w:rsidRPr="004C7C8D" w14:paraId="2A3C3FAC" w14:textId="77777777" w:rsidTr="005B1C79">
        <w:tc>
          <w:tcPr>
            <w:tcW w:w="785" w:type="dxa"/>
          </w:tcPr>
          <w:p w14:paraId="18B36014" w14:textId="77777777" w:rsidR="00563A94" w:rsidRPr="004C7C8D" w:rsidRDefault="00563A94" w:rsidP="00B76508">
            <w:pPr>
              <w:pStyle w:val="ListParagraph"/>
              <w:numPr>
                <w:ilvl w:val="0"/>
                <w:numId w:val="48"/>
              </w:numPr>
            </w:pPr>
          </w:p>
        </w:tc>
        <w:tc>
          <w:tcPr>
            <w:tcW w:w="1653" w:type="dxa"/>
          </w:tcPr>
          <w:p w14:paraId="3479ACBE" w14:textId="3D2317E7" w:rsidR="00563A94" w:rsidRPr="004C7C8D" w:rsidRDefault="00563A94" w:rsidP="005B1C79">
            <w:r w:rsidRPr="004C7C8D">
              <w:t>Medical clearance after suspension</w:t>
            </w:r>
          </w:p>
        </w:tc>
        <w:tc>
          <w:tcPr>
            <w:tcW w:w="2152" w:type="dxa"/>
          </w:tcPr>
          <w:p w14:paraId="3AE4C7D2" w14:textId="77777777" w:rsidR="00563A94" w:rsidRPr="004C7C8D" w:rsidRDefault="00563A94" w:rsidP="005B1C79"/>
        </w:tc>
        <w:tc>
          <w:tcPr>
            <w:tcW w:w="5580" w:type="dxa"/>
          </w:tcPr>
          <w:p w14:paraId="3DF8EE68" w14:textId="77777777" w:rsidR="00563A94" w:rsidRPr="007B49A9" w:rsidRDefault="00563A94" w:rsidP="00B76508">
            <w:pPr>
              <w:pStyle w:val="ListParagraph"/>
              <w:numPr>
                <w:ilvl w:val="0"/>
                <w:numId w:val="71"/>
              </w:numPr>
            </w:pPr>
            <w:r w:rsidRPr="007B49A9">
              <w:t>Admin will determine when participant is Medically Cleared to participate again</w:t>
            </w:r>
          </w:p>
          <w:p w14:paraId="79BD9E96" w14:textId="77777777" w:rsidR="00563A94" w:rsidRPr="007B49A9" w:rsidRDefault="00563A94" w:rsidP="00B76508">
            <w:pPr>
              <w:pStyle w:val="ListParagraph"/>
              <w:numPr>
                <w:ilvl w:val="0"/>
                <w:numId w:val="71"/>
              </w:numPr>
            </w:pPr>
            <w:r w:rsidRPr="007B49A9">
              <w:t>Admin will change Disposition to “None”</w:t>
            </w:r>
          </w:p>
          <w:p w14:paraId="5B8B2D77" w14:textId="66594238" w:rsidR="00563A94" w:rsidRPr="007B49A9" w:rsidRDefault="001B29CD" w:rsidP="00B76508">
            <w:pPr>
              <w:pStyle w:val="ListParagraph"/>
              <w:numPr>
                <w:ilvl w:val="0"/>
                <w:numId w:val="71"/>
              </w:numPr>
            </w:pPr>
            <w:r w:rsidRPr="007B49A9">
              <w:t>Status on the portal will not change if the Disposition is set to Suspended.</w:t>
            </w:r>
          </w:p>
          <w:p w14:paraId="75D2921C" w14:textId="1A27104A" w:rsidR="00563A94" w:rsidRPr="004C7C8D" w:rsidRDefault="00563A94" w:rsidP="00B76508">
            <w:pPr>
              <w:pStyle w:val="ListParagraph"/>
              <w:numPr>
                <w:ilvl w:val="0"/>
                <w:numId w:val="71"/>
              </w:numPr>
            </w:pPr>
            <w:r w:rsidRPr="007B49A9">
              <w:t>System will open content based on Research Arm</w:t>
            </w:r>
          </w:p>
        </w:tc>
      </w:tr>
    </w:tbl>
    <w:p w14:paraId="7A184CF4" w14:textId="402B8113" w:rsidR="004D198F" w:rsidRDefault="004D198F" w:rsidP="00362560">
      <w:pPr>
        <w:rPr>
          <w:i/>
          <w:sz w:val="20"/>
          <w:szCs w:val="20"/>
        </w:rPr>
      </w:pPr>
    </w:p>
    <w:p w14:paraId="60039895" w14:textId="77777777" w:rsidR="003E24AF" w:rsidRPr="004C7C8D" w:rsidRDefault="003E24AF" w:rsidP="00362560">
      <w:pPr>
        <w:rPr>
          <w:i/>
          <w:sz w:val="20"/>
          <w:szCs w:val="20"/>
        </w:rPr>
      </w:pPr>
    </w:p>
    <w:p w14:paraId="114D24C1" w14:textId="77777777" w:rsidR="00593D54" w:rsidRPr="004C7C8D" w:rsidRDefault="005E7DB9" w:rsidP="00593D54">
      <w:pPr>
        <w:rPr>
          <w:b/>
          <w:sz w:val="28"/>
          <w:szCs w:val="28"/>
        </w:rPr>
      </w:pPr>
      <w:r w:rsidRPr="004C7C8D">
        <w:rPr>
          <w:b/>
          <w:sz w:val="28"/>
          <w:szCs w:val="28"/>
        </w:rPr>
        <w:t>13</w:t>
      </w:r>
      <w:r w:rsidR="00593D54" w:rsidRPr="004C7C8D">
        <w:rPr>
          <w:b/>
          <w:sz w:val="28"/>
          <w:szCs w:val="28"/>
        </w:rPr>
        <w:t>. Administrative Messaging:</w:t>
      </w:r>
    </w:p>
    <w:tbl>
      <w:tblPr>
        <w:tblStyle w:val="TableGrid"/>
        <w:tblW w:w="10170" w:type="dxa"/>
        <w:tblInd w:w="-5" w:type="dxa"/>
        <w:tblLook w:val="04A0" w:firstRow="1" w:lastRow="0" w:firstColumn="1" w:lastColumn="0" w:noHBand="0" w:noVBand="1"/>
      </w:tblPr>
      <w:tblGrid>
        <w:gridCol w:w="785"/>
        <w:gridCol w:w="1653"/>
        <w:gridCol w:w="2152"/>
        <w:gridCol w:w="5580"/>
      </w:tblGrid>
      <w:tr w:rsidR="00593D54" w:rsidRPr="004C7C8D" w14:paraId="5D09B672" w14:textId="77777777" w:rsidTr="00B62535">
        <w:tc>
          <w:tcPr>
            <w:tcW w:w="785" w:type="dxa"/>
          </w:tcPr>
          <w:p w14:paraId="5787BA2E" w14:textId="77777777" w:rsidR="00593D54" w:rsidRPr="004C7C8D" w:rsidRDefault="00593D54" w:rsidP="00B62535">
            <w:pPr>
              <w:rPr>
                <w:b/>
              </w:rPr>
            </w:pPr>
            <w:r w:rsidRPr="004C7C8D">
              <w:rPr>
                <w:b/>
              </w:rPr>
              <w:t>Req No.</w:t>
            </w:r>
          </w:p>
        </w:tc>
        <w:tc>
          <w:tcPr>
            <w:tcW w:w="1653" w:type="dxa"/>
          </w:tcPr>
          <w:p w14:paraId="0CFE6E26" w14:textId="77777777" w:rsidR="00593D54" w:rsidRPr="004C7C8D" w:rsidRDefault="00593D54" w:rsidP="00B62535">
            <w:pPr>
              <w:rPr>
                <w:b/>
              </w:rPr>
            </w:pPr>
            <w:r w:rsidRPr="004C7C8D">
              <w:rPr>
                <w:b/>
              </w:rPr>
              <w:t>Requirement</w:t>
            </w:r>
          </w:p>
        </w:tc>
        <w:tc>
          <w:tcPr>
            <w:tcW w:w="2152" w:type="dxa"/>
          </w:tcPr>
          <w:p w14:paraId="17D46FD0" w14:textId="77777777" w:rsidR="00593D54" w:rsidRPr="004C7C8D" w:rsidRDefault="00593D54" w:rsidP="00B62535">
            <w:pPr>
              <w:rPr>
                <w:b/>
              </w:rPr>
            </w:pPr>
            <w:r w:rsidRPr="004C7C8D">
              <w:rPr>
                <w:b/>
              </w:rPr>
              <w:t>Details</w:t>
            </w:r>
          </w:p>
        </w:tc>
        <w:tc>
          <w:tcPr>
            <w:tcW w:w="5580" w:type="dxa"/>
          </w:tcPr>
          <w:p w14:paraId="4BD24764" w14:textId="77777777" w:rsidR="00593D54" w:rsidRPr="004C7C8D" w:rsidRDefault="00593D54" w:rsidP="00B62535">
            <w:pPr>
              <w:rPr>
                <w:b/>
              </w:rPr>
            </w:pPr>
            <w:r w:rsidRPr="004C7C8D">
              <w:rPr>
                <w:b/>
              </w:rPr>
              <w:t>Acceptance Criteria</w:t>
            </w:r>
          </w:p>
        </w:tc>
      </w:tr>
      <w:tr w:rsidR="00593D54" w:rsidRPr="004C7C8D" w14:paraId="325A8118" w14:textId="77777777" w:rsidTr="00B62535">
        <w:tc>
          <w:tcPr>
            <w:tcW w:w="785" w:type="dxa"/>
          </w:tcPr>
          <w:p w14:paraId="58A91B90" w14:textId="77777777" w:rsidR="00593D54" w:rsidRPr="004C7C8D" w:rsidRDefault="00593D54" w:rsidP="00B76508">
            <w:pPr>
              <w:pStyle w:val="ListParagraph"/>
              <w:numPr>
                <w:ilvl w:val="0"/>
                <w:numId w:val="55"/>
              </w:numPr>
            </w:pPr>
          </w:p>
        </w:tc>
        <w:tc>
          <w:tcPr>
            <w:tcW w:w="1653" w:type="dxa"/>
          </w:tcPr>
          <w:p w14:paraId="6A934F95" w14:textId="77777777" w:rsidR="00593D54" w:rsidRPr="004C7C8D" w:rsidRDefault="003D33D5" w:rsidP="00B62535">
            <w:pPr>
              <w:rPr>
                <w:i/>
                <w:color w:val="0070C0"/>
                <w:sz w:val="24"/>
                <w:szCs w:val="24"/>
              </w:rPr>
            </w:pPr>
            <w:r w:rsidRPr="004C7C8D">
              <w:t>A</w:t>
            </w:r>
            <w:r w:rsidR="00CC06C2" w:rsidRPr="004C7C8D">
              <w:t xml:space="preserve">dverse </w:t>
            </w:r>
            <w:r w:rsidRPr="004C7C8D">
              <w:t>E</w:t>
            </w:r>
            <w:r w:rsidR="00CC06C2" w:rsidRPr="004C7C8D">
              <w:t>vents</w:t>
            </w:r>
            <w:r w:rsidRPr="004C7C8D">
              <w:t xml:space="preserve"> Report Reminder</w:t>
            </w:r>
          </w:p>
          <w:p w14:paraId="3060F307" w14:textId="77777777" w:rsidR="00593D54" w:rsidRPr="004C7C8D" w:rsidRDefault="00593D54" w:rsidP="00B62535"/>
        </w:tc>
        <w:tc>
          <w:tcPr>
            <w:tcW w:w="2152" w:type="dxa"/>
          </w:tcPr>
          <w:p w14:paraId="12581C9A" w14:textId="77777777" w:rsidR="00593D54" w:rsidRPr="004C7C8D" w:rsidRDefault="003D33D5" w:rsidP="00B62535">
            <w:r w:rsidRPr="004C7C8D">
              <w:t>All Participants (both Arms) should receive the AE Report Reminder</w:t>
            </w:r>
          </w:p>
        </w:tc>
        <w:tc>
          <w:tcPr>
            <w:tcW w:w="5580" w:type="dxa"/>
          </w:tcPr>
          <w:p w14:paraId="594DF73E" w14:textId="77777777" w:rsidR="00593D54" w:rsidRPr="004C7C8D" w:rsidRDefault="003D33D5" w:rsidP="00B76508">
            <w:pPr>
              <w:pStyle w:val="ListParagraph"/>
              <w:numPr>
                <w:ilvl w:val="0"/>
                <w:numId w:val="56"/>
              </w:numPr>
            </w:pPr>
            <w:r w:rsidRPr="004C7C8D">
              <w:t xml:space="preserve">Participants will receive Adverse Events Report Reminder every 3 months from Start Date. </w:t>
            </w:r>
          </w:p>
          <w:p w14:paraId="0C285527" w14:textId="623F6E89" w:rsidR="004D565D" w:rsidRPr="00972292" w:rsidRDefault="004F561E" w:rsidP="00972292">
            <w:pPr>
              <w:pStyle w:val="ListParagraph"/>
              <w:ind w:left="360"/>
              <w:rPr>
                <w:ins w:id="11" w:author="AJosaitis" w:date="2017-02-24T10:24:00Z"/>
                <w:rFonts w:ascii="Calibri" w:eastAsia="Times New Roman" w:hAnsi="Calibri" w:cs="Arial"/>
                <w:color w:val="000000"/>
              </w:rPr>
            </w:pPr>
            <w:r>
              <w:rPr>
                <w:i/>
              </w:rPr>
              <w:t xml:space="preserve">Wall </w:t>
            </w:r>
            <w:r w:rsidR="003D33D5" w:rsidRPr="004C7C8D">
              <w:rPr>
                <w:i/>
              </w:rPr>
              <w:t xml:space="preserve">Message: </w:t>
            </w:r>
            <w:r w:rsidR="004D565D">
              <w:rPr>
                <w:i/>
              </w:rPr>
              <w:t>“</w:t>
            </w:r>
            <w:r w:rsidR="003D33D5" w:rsidRPr="003D496D">
              <w:rPr>
                <w:rFonts w:ascii="Calibri" w:hAnsi="Calibri"/>
                <w:i/>
                <w:color w:val="000000"/>
              </w:rPr>
              <w:t>Your safety is very important to us. All changes in your medical condition should be reported to your primary healthcare provider. We also want you to report changes in your medical condition to us by telephone at 1-800-753-3357</w:t>
            </w:r>
            <w:r w:rsidR="00060425">
              <w:rPr>
                <w:rFonts w:ascii="Calibri" w:hAnsi="Calibri"/>
                <w:i/>
                <w:color w:val="000000"/>
              </w:rPr>
              <w:t>, Option 3</w:t>
            </w:r>
            <w:r w:rsidR="003D33D5" w:rsidRPr="004C7C8D">
              <w:rPr>
                <w:rFonts w:ascii="Calibri" w:eastAsia="Times New Roman" w:hAnsi="Calibri" w:cs="Arial"/>
                <w:color w:val="000000"/>
              </w:rPr>
              <w:t>.</w:t>
            </w:r>
            <w:r w:rsidR="004D565D">
              <w:rPr>
                <w:rFonts w:ascii="Calibri" w:eastAsia="Times New Roman" w:hAnsi="Calibri" w:cs="Arial"/>
                <w:color w:val="000000"/>
              </w:rPr>
              <w:t>”</w:t>
            </w:r>
          </w:p>
          <w:p w14:paraId="1F12E150" w14:textId="551FD449" w:rsidR="004D565D" w:rsidRPr="00972292" w:rsidRDefault="004D565D" w:rsidP="00972292">
            <w:pPr>
              <w:ind w:left="360"/>
              <w:rPr>
                <w:b/>
              </w:rPr>
            </w:pPr>
            <w:r w:rsidRPr="004C7C8D">
              <w:t xml:space="preserve">Push notification: </w:t>
            </w:r>
            <w:r w:rsidR="00D52B9F">
              <w:t>“Remember to report any changes in your medical condition”</w:t>
            </w:r>
          </w:p>
        </w:tc>
      </w:tr>
      <w:tr w:rsidR="003D33D5" w:rsidRPr="004C7C8D" w14:paraId="0DA738D2" w14:textId="77777777" w:rsidTr="00B62535">
        <w:tc>
          <w:tcPr>
            <w:tcW w:w="785" w:type="dxa"/>
          </w:tcPr>
          <w:p w14:paraId="5517570D" w14:textId="77777777" w:rsidR="003D33D5" w:rsidRPr="004C7C8D" w:rsidRDefault="003D33D5" w:rsidP="00B76508">
            <w:pPr>
              <w:pStyle w:val="ListParagraph"/>
              <w:numPr>
                <w:ilvl w:val="0"/>
                <w:numId w:val="55"/>
              </w:numPr>
            </w:pPr>
          </w:p>
        </w:tc>
        <w:tc>
          <w:tcPr>
            <w:tcW w:w="1653" w:type="dxa"/>
          </w:tcPr>
          <w:p w14:paraId="7B7365AF" w14:textId="77777777" w:rsidR="003D33D5" w:rsidRPr="004C7C8D" w:rsidRDefault="003D33D5" w:rsidP="003D33D5">
            <w:pPr>
              <w:rPr>
                <w:i/>
                <w:color w:val="0070C0"/>
                <w:sz w:val="24"/>
                <w:szCs w:val="24"/>
              </w:rPr>
            </w:pPr>
            <w:r w:rsidRPr="004C7C8D">
              <w:t>Survey Reminder</w:t>
            </w:r>
          </w:p>
          <w:p w14:paraId="1510F438" w14:textId="77777777" w:rsidR="003D33D5" w:rsidRPr="004C7C8D" w:rsidRDefault="003D33D5" w:rsidP="003D33D5"/>
        </w:tc>
        <w:tc>
          <w:tcPr>
            <w:tcW w:w="2152" w:type="dxa"/>
          </w:tcPr>
          <w:p w14:paraId="40788EA3" w14:textId="77777777" w:rsidR="006E7935" w:rsidRDefault="003D33D5" w:rsidP="003D33D5">
            <w:r w:rsidRPr="004C7C8D">
              <w:t>All Participants (both Arms) should receive the Survey Reminder</w:t>
            </w:r>
          </w:p>
          <w:p w14:paraId="4675D5BF" w14:textId="57091E3C" w:rsidR="003D33D5" w:rsidRPr="004C7C8D" w:rsidRDefault="006E7935" w:rsidP="003D33D5">
            <w:r>
              <w:rPr>
                <w:rStyle w:val="Strong"/>
                <w:rFonts w:ascii="Arial" w:hAnsi="Arial" w:cs="Arial"/>
                <w:color w:val="333333"/>
                <w:sz w:val="21"/>
                <w:szCs w:val="21"/>
                <w:shd w:val="clear" w:color="auto" w:fill="FFFFFF"/>
              </w:rPr>
              <w:t>This is not the same as Barrier Survey. This a survey participants take in a system outside of Vibrent</w:t>
            </w:r>
            <w:r w:rsidR="003D33D5" w:rsidRPr="004C7C8D">
              <w:t xml:space="preserve"> </w:t>
            </w:r>
          </w:p>
        </w:tc>
        <w:tc>
          <w:tcPr>
            <w:tcW w:w="5580" w:type="dxa"/>
          </w:tcPr>
          <w:p w14:paraId="78095152" w14:textId="377016B4" w:rsidR="003B40B3" w:rsidRPr="004C7C8D" w:rsidRDefault="003D33D5" w:rsidP="003B40B3">
            <w:pPr>
              <w:ind w:left="360"/>
            </w:pPr>
            <w:r w:rsidRPr="004C7C8D">
              <w:t xml:space="preserve">Participants will receive Survey Reminder every 6 months from Start Date. </w:t>
            </w:r>
            <w:r w:rsidR="003B40B3" w:rsidRPr="004C7C8D">
              <w:t xml:space="preserve">Push notification for 6- and 12-month surveys: </w:t>
            </w:r>
          </w:p>
          <w:p w14:paraId="1881BCD7" w14:textId="210C1DCF" w:rsidR="003B40B3" w:rsidRDefault="003B40B3" w:rsidP="003B40B3">
            <w:pPr>
              <w:rPr>
                <w:b/>
                <w:i/>
              </w:rPr>
            </w:pPr>
            <w:r w:rsidRPr="003B40B3">
              <w:rPr>
                <w:b/>
                <w:i/>
              </w:rPr>
              <w:t xml:space="preserve">      “It’s time for your next Stay Strong Survey!”</w:t>
            </w:r>
          </w:p>
          <w:p w14:paraId="68E05441" w14:textId="3CB0BE8B" w:rsidR="003B40B3" w:rsidRDefault="003B40B3" w:rsidP="003B40B3">
            <w:pPr>
              <w:rPr>
                <w:b/>
                <w:i/>
              </w:rPr>
            </w:pPr>
          </w:p>
          <w:p w14:paraId="38257E35" w14:textId="77777777" w:rsidR="003B40B3" w:rsidRPr="004C7C8D" w:rsidRDefault="003B40B3" w:rsidP="003B40B3">
            <w:r w:rsidRPr="004C7C8D">
              <w:t xml:space="preserve">Wall messages: </w:t>
            </w:r>
          </w:p>
          <w:p w14:paraId="11678868" w14:textId="77777777" w:rsidR="003B40B3" w:rsidRPr="004C7C8D" w:rsidRDefault="003B40B3" w:rsidP="003B40B3"/>
          <w:p w14:paraId="4BE8A664" w14:textId="2A7F38F7" w:rsidR="003B40B3" w:rsidRPr="004C7C8D" w:rsidRDefault="003B40B3" w:rsidP="003B40B3">
            <w:r w:rsidRPr="004C7C8D">
              <w:t>6-month</w:t>
            </w:r>
            <w:r w:rsidRPr="003D496D">
              <w:t xml:space="preserve"> survey </w:t>
            </w:r>
            <w:r w:rsidRPr="004C7C8D">
              <w:t xml:space="preserve">on </w:t>
            </w:r>
            <w:r>
              <w:t xml:space="preserve">Participant’s </w:t>
            </w:r>
            <w:r w:rsidRPr="004C7C8D">
              <w:t xml:space="preserve">Day 183: </w:t>
            </w:r>
          </w:p>
          <w:p w14:paraId="37443567" w14:textId="0B20AF61" w:rsidR="003B40B3" w:rsidRDefault="003B40B3" w:rsidP="003B40B3">
            <w:pPr>
              <w:rPr>
                <w:b/>
              </w:rPr>
            </w:pPr>
            <w:r w:rsidRPr="004D565D">
              <w:rPr>
                <w:b/>
                <w:i/>
              </w:rPr>
              <w:t xml:space="preserve">“It is time for your 6-month Stay Strong Survey. Please go to </w:t>
            </w:r>
            <w:r w:rsidRPr="004D565D">
              <w:rPr>
                <w:rFonts w:ascii="Calibri" w:eastAsia="Times New Roman" w:hAnsi="Calibri" w:cs="Arial"/>
                <w:b/>
                <w:i/>
                <w:color w:val="000000"/>
              </w:rPr>
              <w:t xml:space="preserve">www.staystrong.qualtrics.com/6-monthSurvey. </w:t>
            </w:r>
            <w:r w:rsidRPr="004D565D">
              <w:rPr>
                <w:rFonts w:ascii="Calibri" w:hAnsi="Calibri"/>
                <w:b/>
                <w:i/>
                <w:color w:val="000000"/>
              </w:rPr>
              <w:t xml:space="preserve"> You will need your Stay Strong Code</w:t>
            </w:r>
            <w:r w:rsidRPr="004D565D">
              <w:rPr>
                <w:rFonts w:ascii="Calibri" w:eastAsia="Times New Roman" w:hAnsi="Calibri" w:cs="Arial"/>
                <w:b/>
                <w:i/>
                <w:color w:val="000000"/>
              </w:rPr>
              <w:t xml:space="preserve">. </w:t>
            </w:r>
            <w:r w:rsidRPr="004D565D">
              <w:rPr>
                <w:b/>
                <w:i/>
              </w:rPr>
              <w:t>This is the same Code you use to login to Stay Strong and it’s printed in your invitation letter. Please call 1-800-753-3357 (Option 3)</w:t>
            </w:r>
            <w:r w:rsidR="004D565D">
              <w:rPr>
                <w:b/>
                <w:i/>
              </w:rPr>
              <w:t xml:space="preserve"> if you have any questions.</w:t>
            </w:r>
            <w:r w:rsidR="004D565D" w:rsidRPr="004D565D">
              <w:rPr>
                <w:b/>
              </w:rPr>
              <w:t>”</w:t>
            </w:r>
          </w:p>
          <w:p w14:paraId="184ED322" w14:textId="77777777" w:rsidR="00645F76" w:rsidRDefault="00645F76" w:rsidP="003B40B3">
            <w:pPr>
              <w:rPr>
                <w:b/>
              </w:rPr>
            </w:pPr>
          </w:p>
          <w:p w14:paraId="5B203211" w14:textId="4E6CCFE0" w:rsidR="00645F76" w:rsidRPr="004D565D" w:rsidRDefault="006E7935" w:rsidP="003B40B3">
            <w:pPr>
              <w:rPr>
                <w:b/>
              </w:rPr>
            </w:pPr>
            <w:r>
              <w:rPr>
                <w:rFonts w:ascii="Arial" w:hAnsi="Arial" w:cs="Arial"/>
                <w:color w:val="FF00FF"/>
                <w:sz w:val="21"/>
                <w:szCs w:val="21"/>
                <w:shd w:val="clear" w:color="auto" w:fill="FFFFFF"/>
              </w:rPr>
              <w:t>If on the Admin Portal, "6 month survey completed" checkbox is not selected on 'Qualtrics Survey Status' column and the "Days in Program" for that Participant is 197, send the following Wall Message:</w:t>
            </w:r>
            <w:r w:rsidRPr="004C7C8D" w:rsidDel="006E7935">
              <w:t xml:space="preserve"> </w:t>
            </w:r>
            <w:r w:rsidR="00645F76" w:rsidRPr="004D565D">
              <w:rPr>
                <w:b/>
                <w:i/>
              </w:rPr>
              <w:t>“</w:t>
            </w:r>
            <w:r w:rsidR="00645F76">
              <w:rPr>
                <w:b/>
                <w:i/>
              </w:rPr>
              <w:t>Reminder: If you haven’t already done so, i</w:t>
            </w:r>
            <w:r w:rsidR="00645F76" w:rsidRPr="004D565D">
              <w:rPr>
                <w:b/>
                <w:i/>
              </w:rPr>
              <w:t xml:space="preserve">t is time for your 6-month Stay Strong Survey. Please go to </w:t>
            </w:r>
            <w:r w:rsidR="00645F76" w:rsidRPr="004D565D">
              <w:rPr>
                <w:rFonts w:ascii="Calibri" w:eastAsia="Times New Roman" w:hAnsi="Calibri" w:cs="Arial"/>
                <w:b/>
                <w:i/>
                <w:color w:val="000000"/>
              </w:rPr>
              <w:t xml:space="preserve">www.staystrong.qualtrics.com/6-monthSurvey. </w:t>
            </w:r>
            <w:r w:rsidR="00645F76" w:rsidRPr="004D565D">
              <w:rPr>
                <w:rFonts w:ascii="Calibri" w:hAnsi="Calibri"/>
                <w:b/>
                <w:i/>
                <w:color w:val="000000"/>
              </w:rPr>
              <w:t xml:space="preserve"> You will need your Stay Strong Code</w:t>
            </w:r>
            <w:r w:rsidR="00645F76" w:rsidRPr="004D565D">
              <w:rPr>
                <w:rFonts w:ascii="Calibri" w:eastAsia="Times New Roman" w:hAnsi="Calibri" w:cs="Arial"/>
                <w:b/>
                <w:i/>
                <w:color w:val="000000"/>
              </w:rPr>
              <w:t xml:space="preserve">. </w:t>
            </w:r>
            <w:r w:rsidR="00645F76" w:rsidRPr="004D565D">
              <w:rPr>
                <w:b/>
                <w:i/>
              </w:rPr>
              <w:t>This is the same Code you use to login to Stay Strong and it’s printed in your invitation letter. Please call 1-800-753-3357 (Option 3)</w:t>
            </w:r>
            <w:r w:rsidR="00645F76">
              <w:rPr>
                <w:b/>
                <w:i/>
              </w:rPr>
              <w:t xml:space="preserve"> if you have any questions.</w:t>
            </w:r>
            <w:r w:rsidR="00645F76" w:rsidRPr="004D565D">
              <w:rPr>
                <w:b/>
              </w:rPr>
              <w:t>”</w:t>
            </w:r>
          </w:p>
          <w:p w14:paraId="4EC1798C" w14:textId="77777777" w:rsidR="003B40B3" w:rsidRPr="004C7C8D" w:rsidRDefault="003B40B3" w:rsidP="003B40B3"/>
          <w:p w14:paraId="6F60D47C" w14:textId="0DF86BF6" w:rsidR="003B40B3" w:rsidRPr="004C7C8D" w:rsidRDefault="003B40B3" w:rsidP="003B40B3">
            <w:r w:rsidRPr="004C7C8D">
              <w:t>12-month surv</w:t>
            </w:r>
            <w:r>
              <w:t xml:space="preserve">ey on </w:t>
            </w:r>
            <w:r w:rsidR="004D565D">
              <w:t xml:space="preserve">Participant’s  </w:t>
            </w:r>
            <w:r>
              <w:t>Day 359</w:t>
            </w:r>
            <w:r w:rsidRPr="004C7C8D">
              <w:t xml:space="preserve">: </w:t>
            </w:r>
          </w:p>
          <w:p w14:paraId="70C49713" w14:textId="220D666B" w:rsidR="003B40B3" w:rsidRPr="004D565D" w:rsidRDefault="004D565D" w:rsidP="003B40B3">
            <w:pPr>
              <w:rPr>
                <w:b/>
                <w:i/>
              </w:rPr>
            </w:pPr>
            <w:r w:rsidRPr="004D565D">
              <w:rPr>
                <w:b/>
                <w:i/>
              </w:rPr>
              <w:t>“</w:t>
            </w:r>
            <w:r w:rsidR="003B40B3" w:rsidRPr="004D565D">
              <w:rPr>
                <w:b/>
                <w:i/>
              </w:rPr>
              <w:t xml:space="preserve">It is time for your 12-month Stay Strong Survey. Please go to </w:t>
            </w:r>
            <w:r w:rsidR="003B40B3" w:rsidRPr="004D565D">
              <w:rPr>
                <w:rFonts w:ascii="Calibri" w:eastAsia="Times New Roman" w:hAnsi="Calibri" w:cs="Arial"/>
                <w:b/>
                <w:i/>
                <w:color w:val="000000"/>
              </w:rPr>
              <w:t>www.staystrong.qualtrics.com/12-monthSurvey.  You will need your Stay Strong Code.</w:t>
            </w:r>
            <w:r w:rsidR="003B40B3" w:rsidRPr="004D565D">
              <w:rPr>
                <w:rFonts w:ascii="Calibri" w:hAnsi="Calibri"/>
                <w:b/>
                <w:i/>
                <w:color w:val="000000"/>
              </w:rPr>
              <w:t xml:space="preserve"> </w:t>
            </w:r>
            <w:r w:rsidR="003B40B3" w:rsidRPr="004D565D">
              <w:rPr>
                <w:b/>
                <w:i/>
              </w:rPr>
              <w:t>This is the same Code you use to login to Stay Strong and it’s printed in your invitation letter. Please call 1-800-753-3357 (Option 3) if you have any questions</w:t>
            </w:r>
            <w:r w:rsidRPr="004D565D">
              <w:rPr>
                <w:b/>
                <w:i/>
              </w:rPr>
              <w:t>”</w:t>
            </w:r>
          </w:p>
          <w:p w14:paraId="40E4A1D3" w14:textId="77777777" w:rsidR="003B40B3" w:rsidRDefault="003B40B3" w:rsidP="003B40B3">
            <w:pPr>
              <w:rPr>
                <w:i/>
              </w:rPr>
            </w:pPr>
          </w:p>
          <w:p w14:paraId="638AA413" w14:textId="3E2C6D4D" w:rsidR="003B40B3" w:rsidRPr="004D565D" w:rsidRDefault="006E7935" w:rsidP="004D565D">
            <w:pPr>
              <w:rPr>
                <w:b/>
              </w:rPr>
            </w:pPr>
            <w:r>
              <w:rPr>
                <w:rFonts w:ascii="Arial" w:hAnsi="Arial" w:cs="Arial"/>
                <w:color w:val="FF00FF"/>
                <w:sz w:val="21"/>
                <w:szCs w:val="21"/>
                <w:shd w:val="clear" w:color="auto" w:fill="FFFFFF"/>
              </w:rPr>
              <w:t>If on the Admin Portal, "12 month survey completed" checkbox is not selected on 'Qualtrics Survey Status' column and the "Days in Program" for that Participant is 373, send the following Wall Message:</w:t>
            </w:r>
            <w:r w:rsidRPr="004C7C8D" w:rsidDel="006E7935">
              <w:t xml:space="preserve"> </w:t>
            </w:r>
            <w:r w:rsidR="004D565D" w:rsidRPr="004D565D">
              <w:rPr>
                <w:b/>
                <w:i/>
              </w:rPr>
              <w:t>“</w:t>
            </w:r>
            <w:r w:rsidR="003B40B3" w:rsidRPr="004D565D">
              <w:rPr>
                <w:b/>
                <w:i/>
              </w:rPr>
              <w:t xml:space="preserve">If you haven’t already, please go to: </w:t>
            </w:r>
            <w:hyperlink r:id="rId33" w:history="1">
              <w:r w:rsidR="003B40B3" w:rsidRPr="004D565D">
                <w:rPr>
                  <w:rStyle w:val="Hyperlink"/>
                  <w:rFonts w:ascii="Calibri" w:eastAsia="Times New Roman" w:hAnsi="Calibri" w:cs="Arial"/>
                  <w:b/>
                </w:rPr>
                <w:t>www.staystrong.qualtrics.com/12-monthSurvey</w:t>
              </w:r>
            </w:hyperlink>
            <w:r w:rsidR="003B40B3" w:rsidRPr="004D565D">
              <w:rPr>
                <w:rFonts w:ascii="Calibri" w:eastAsia="Times New Roman" w:hAnsi="Calibri" w:cs="Arial"/>
                <w:b/>
                <w:i/>
                <w:color w:val="000000"/>
              </w:rPr>
              <w:t xml:space="preserve"> to complete your survey. You will need your Stay Strong Code.</w:t>
            </w:r>
            <w:r w:rsidR="003B40B3" w:rsidRPr="004D565D">
              <w:rPr>
                <w:rFonts w:ascii="Calibri" w:hAnsi="Calibri"/>
                <w:b/>
                <w:i/>
                <w:color w:val="000000"/>
              </w:rPr>
              <w:t xml:space="preserve"> </w:t>
            </w:r>
            <w:r w:rsidR="003B40B3" w:rsidRPr="004D565D">
              <w:rPr>
                <w:b/>
                <w:i/>
              </w:rPr>
              <w:t>This is the same Code you use to login to Stay Strong and it’s printed in your invitation letter. Please call 1-800-753-3357 (Option 3) if you have any questions.</w:t>
            </w:r>
            <w:r w:rsidR="004D565D" w:rsidRPr="004D565D">
              <w:rPr>
                <w:b/>
                <w:i/>
              </w:rPr>
              <w:t>”</w:t>
            </w:r>
          </w:p>
          <w:p w14:paraId="5B3F5A30" w14:textId="77777777" w:rsidR="003B40B3" w:rsidRPr="003D496D" w:rsidRDefault="003B40B3" w:rsidP="003B40B3">
            <w:pPr>
              <w:pStyle w:val="ListParagraph"/>
              <w:ind w:left="360"/>
            </w:pPr>
          </w:p>
          <w:p w14:paraId="767BF3BD" w14:textId="480A9307" w:rsidR="00696FB9" w:rsidRPr="004D565D" w:rsidRDefault="006E7935" w:rsidP="00696FB9">
            <w:pPr>
              <w:rPr>
                <w:b/>
              </w:rPr>
            </w:pPr>
            <w:r>
              <w:rPr>
                <w:rStyle w:val="Emphasis"/>
                <w:rFonts w:ascii="Arial" w:hAnsi="Arial" w:cs="Arial"/>
                <w:color w:val="FF00FF"/>
                <w:sz w:val="21"/>
                <w:szCs w:val="21"/>
                <w:shd w:val="clear" w:color="auto" w:fill="FFFFFF"/>
              </w:rPr>
              <w:t>If on the Admin Portal, "12 month survey completed" checkbox is not selected on 'Qualtrics Survey Status' column and the "Days in Program" for that Participant is 387, send the following Wall Message:</w:t>
            </w:r>
            <w:r w:rsidRPr="004C7C8D" w:rsidDel="006E7935">
              <w:t xml:space="preserve"> </w:t>
            </w:r>
            <w:r w:rsidR="00696FB9" w:rsidRPr="004D565D">
              <w:rPr>
                <w:b/>
                <w:i/>
              </w:rPr>
              <w:t xml:space="preserve">“If you haven’t already, please go to: </w:t>
            </w:r>
            <w:hyperlink r:id="rId34" w:history="1">
              <w:r w:rsidR="00696FB9" w:rsidRPr="004D565D">
                <w:rPr>
                  <w:rStyle w:val="Hyperlink"/>
                  <w:rFonts w:ascii="Calibri" w:eastAsia="Times New Roman" w:hAnsi="Calibri" w:cs="Arial"/>
                  <w:b/>
                </w:rPr>
                <w:t>www.staystrong.qualtrics.com/12-monthSurvey</w:t>
              </w:r>
            </w:hyperlink>
            <w:r w:rsidR="00696FB9" w:rsidRPr="004D565D">
              <w:rPr>
                <w:rFonts w:ascii="Calibri" w:eastAsia="Times New Roman" w:hAnsi="Calibri" w:cs="Arial"/>
                <w:b/>
                <w:i/>
                <w:color w:val="000000"/>
              </w:rPr>
              <w:t xml:space="preserve"> to complete your survey. You will need your Stay Strong Code.</w:t>
            </w:r>
            <w:r w:rsidR="00696FB9" w:rsidRPr="004D565D">
              <w:rPr>
                <w:rFonts w:ascii="Calibri" w:hAnsi="Calibri"/>
                <w:b/>
                <w:i/>
                <w:color w:val="000000"/>
              </w:rPr>
              <w:t xml:space="preserve"> </w:t>
            </w:r>
            <w:r w:rsidR="00696FB9" w:rsidRPr="004D565D">
              <w:rPr>
                <w:b/>
                <w:i/>
              </w:rPr>
              <w:t>This is the same Code you use to login to Stay Strong and it’s printed in your invitation letter. Please call 1-800-753-3357 (Option 3) if you have any questions.”</w:t>
            </w:r>
          </w:p>
          <w:p w14:paraId="0C42A09C" w14:textId="77777777" w:rsidR="00696FB9" w:rsidRDefault="00696FB9" w:rsidP="003D33D5">
            <w:pPr>
              <w:pStyle w:val="ListParagraph"/>
              <w:ind w:left="0"/>
              <w:rPr>
                <w:rFonts w:ascii="Calibri" w:eastAsia="Times New Roman" w:hAnsi="Calibri" w:cs="Arial"/>
                <w:color w:val="ED7D31" w:themeColor="accent2"/>
              </w:rPr>
            </w:pPr>
          </w:p>
          <w:p w14:paraId="4C705CDC" w14:textId="3AAD0DED" w:rsidR="003D33D5" w:rsidRPr="004C7C8D" w:rsidRDefault="003D33D5" w:rsidP="003D33D5">
            <w:pPr>
              <w:pStyle w:val="ListParagraph"/>
              <w:ind w:left="0"/>
            </w:pPr>
            <w:r w:rsidRPr="004C7C8D">
              <w:rPr>
                <w:rFonts w:ascii="Calibri" w:eastAsia="Times New Roman" w:hAnsi="Calibri" w:cs="Arial"/>
                <w:color w:val="ED7D31" w:themeColor="accent2"/>
              </w:rPr>
              <w:t>NOTE: This survey is done outside Vibrent system</w:t>
            </w:r>
            <w:r w:rsidR="006E7935">
              <w:rPr>
                <w:rFonts w:ascii="Calibri" w:eastAsia="Times New Roman" w:hAnsi="Calibri" w:cs="Arial"/>
                <w:color w:val="ED7D31" w:themeColor="accent2"/>
              </w:rPr>
              <w:t xml:space="preserve">. </w:t>
            </w:r>
            <w:r w:rsidR="006E7935">
              <w:rPr>
                <w:rFonts w:ascii="Arial" w:hAnsi="Arial" w:cs="Arial"/>
                <w:color w:val="FF6600"/>
                <w:sz w:val="21"/>
                <w:szCs w:val="21"/>
                <w:shd w:val="clear" w:color="auto" w:fill="FFFFFF"/>
              </w:rPr>
              <w:t>We DO NOT need to integrate with that server.</w:t>
            </w:r>
          </w:p>
        </w:tc>
      </w:tr>
    </w:tbl>
    <w:p w14:paraId="633B7C0C" w14:textId="197CFC68" w:rsidR="005E7DB9" w:rsidRDefault="005E7DB9" w:rsidP="005E7DB9">
      <w:pPr>
        <w:spacing w:before="450" w:after="0" w:line="240" w:lineRule="auto"/>
        <w:outlineLvl w:val="1"/>
        <w:rPr>
          <w:i/>
          <w:sz w:val="20"/>
          <w:szCs w:val="20"/>
        </w:rPr>
      </w:pPr>
    </w:p>
    <w:p w14:paraId="7A785892" w14:textId="77777777" w:rsidR="003D33D5" w:rsidRDefault="003D33D5" w:rsidP="00362560">
      <w:pPr>
        <w:rPr>
          <w:i/>
          <w:sz w:val="20"/>
          <w:szCs w:val="20"/>
        </w:rPr>
      </w:pPr>
    </w:p>
    <w:p w14:paraId="125B1EE7" w14:textId="77777777" w:rsidR="00C97057" w:rsidRDefault="00C97057">
      <w:pPr>
        <w:rPr>
          <w:b/>
          <w:i/>
          <w:sz w:val="32"/>
          <w:szCs w:val="32"/>
        </w:rPr>
      </w:pPr>
      <w:r>
        <w:rPr>
          <w:b/>
          <w:i/>
          <w:sz w:val="32"/>
          <w:szCs w:val="32"/>
        </w:rPr>
        <w:br w:type="page"/>
      </w:r>
    </w:p>
    <w:p w14:paraId="75EAE59A" w14:textId="6223CC22" w:rsidR="007C2DC1" w:rsidRPr="00730028" w:rsidRDefault="003D33D5" w:rsidP="00362560">
      <w:pPr>
        <w:rPr>
          <w:b/>
          <w:i/>
          <w:sz w:val="32"/>
          <w:szCs w:val="32"/>
        </w:rPr>
      </w:pPr>
      <w:r w:rsidRPr="00730028">
        <w:rPr>
          <w:b/>
          <w:i/>
          <w:sz w:val="32"/>
          <w:szCs w:val="32"/>
        </w:rPr>
        <w:t>Appendices:</w:t>
      </w:r>
    </w:p>
    <w:p w14:paraId="4F773BDB" w14:textId="77777777" w:rsidR="007C2DC1" w:rsidRPr="00730028" w:rsidRDefault="007C2DC1" w:rsidP="007C2DC1">
      <w:pPr>
        <w:spacing w:after="0"/>
        <w:rPr>
          <w:rFonts w:cs="Times New Roman"/>
          <w:u w:val="single"/>
        </w:rPr>
      </w:pPr>
      <w:r w:rsidRPr="00730028">
        <w:rPr>
          <w:rFonts w:cs="Times New Roman"/>
          <w:u w:val="single"/>
        </w:rPr>
        <w:t>Barriers Survey</w:t>
      </w:r>
    </w:p>
    <w:p w14:paraId="2C402497" w14:textId="77777777" w:rsidR="007C2DC1" w:rsidRPr="00730028" w:rsidRDefault="007C2DC1" w:rsidP="007C2DC1">
      <w:pPr>
        <w:tabs>
          <w:tab w:val="left" w:pos="5298"/>
        </w:tabs>
        <w:spacing w:after="0"/>
        <w:rPr>
          <w:rFonts w:cs="Times New Roman"/>
        </w:rPr>
      </w:pPr>
    </w:p>
    <w:p w14:paraId="33C87B24" w14:textId="77777777" w:rsidR="007C2DC1" w:rsidRPr="00730028" w:rsidRDefault="007C2DC1" w:rsidP="007C2DC1">
      <w:pPr>
        <w:tabs>
          <w:tab w:val="left" w:pos="5298"/>
        </w:tabs>
        <w:spacing w:after="0"/>
        <w:rPr>
          <w:rFonts w:cs="Times New Roman"/>
          <w:b/>
        </w:rPr>
      </w:pPr>
      <w:r w:rsidRPr="00730028">
        <w:rPr>
          <w:rFonts w:cs="Times New Roman"/>
          <w:b/>
        </w:rPr>
        <w:t>NOTES:</w:t>
      </w:r>
    </w:p>
    <w:p w14:paraId="2D28D617" w14:textId="77777777" w:rsidR="007C2DC1" w:rsidRPr="00730028" w:rsidRDefault="007C2DC1" w:rsidP="00B76508">
      <w:pPr>
        <w:pStyle w:val="ListParagraph"/>
        <w:numPr>
          <w:ilvl w:val="0"/>
          <w:numId w:val="52"/>
        </w:numPr>
        <w:tabs>
          <w:tab w:val="left" w:pos="5298"/>
        </w:tabs>
        <w:spacing w:after="0" w:line="276" w:lineRule="auto"/>
        <w:rPr>
          <w:rFonts w:cs="Times New Roman"/>
        </w:rPr>
      </w:pPr>
      <w:r w:rsidRPr="00730028">
        <w:rPr>
          <w:rFonts w:cs="Times New Roman"/>
        </w:rPr>
        <w:t>Administered at baseline and 6 months (results sent to study staff database)</w:t>
      </w:r>
    </w:p>
    <w:p w14:paraId="12AA0B2C" w14:textId="77777777" w:rsidR="007C2DC1" w:rsidRPr="00730028" w:rsidRDefault="007C2DC1" w:rsidP="00B76508">
      <w:pPr>
        <w:pStyle w:val="ListParagraph"/>
        <w:numPr>
          <w:ilvl w:val="0"/>
          <w:numId w:val="52"/>
        </w:numPr>
        <w:tabs>
          <w:tab w:val="left" w:pos="5298"/>
        </w:tabs>
        <w:spacing w:after="0" w:line="276" w:lineRule="auto"/>
        <w:rPr>
          <w:rFonts w:cs="Times New Roman"/>
        </w:rPr>
      </w:pPr>
      <w:r w:rsidRPr="00730028">
        <w:rPr>
          <w:rFonts w:cs="Times New Roman"/>
        </w:rPr>
        <w:t>Individual responses determine the barrier messages they will receive (if the barriers change at 6 months, they will get messages for the new barriers then)</w:t>
      </w:r>
    </w:p>
    <w:p w14:paraId="207B5028" w14:textId="77777777" w:rsidR="007C2DC1" w:rsidRPr="00730028" w:rsidRDefault="007C2DC1" w:rsidP="007C2DC1">
      <w:pPr>
        <w:pStyle w:val="ListParagraph"/>
        <w:tabs>
          <w:tab w:val="left" w:pos="5298"/>
        </w:tabs>
        <w:spacing w:after="0"/>
        <w:rPr>
          <w:rFonts w:cs="Times New Roman"/>
        </w:rPr>
      </w:pPr>
    </w:p>
    <w:p w14:paraId="35BED8B6" w14:textId="77777777" w:rsidR="007C2DC1" w:rsidRPr="00730028" w:rsidRDefault="007C2DC1" w:rsidP="007C2DC1">
      <w:pPr>
        <w:tabs>
          <w:tab w:val="left" w:pos="5298"/>
        </w:tabs>
        <w:spacing w:after="0"/>
        <w:rPr>
          <w:rFonts w:cs="Times New Roman"/>
          <w:i/>
          <w:lang w:val="en"/>
        </w:rPr>
      </w:pPr>
      <w:r w:rsidRPr="00730028">
        <w:rPr>
          <w:rFonts w:cs="Times New Roman"/>
        </w:rPr>
        <w:t xml:space="preserve">Instructions: </w:t>
      </w:r>
      <w:r w:rsidRPr="00730028">
        <w:rPr>
          <w:rFonts w:cs="Times New Roman"/>
          <w:i/>
          <w:lang w:val="en"/>
        </w:rPr>
        <w:t>Listed below are reasons that people give to describe why they don’t get as much physical activity as they think they should. Please read through these 11 statements. From this list, select your top four barriers to being physically active.</w:t>
      </w:r>
    </w:p>
    <w:p w14:paraId="758C9136" w14:textId="77777777" w:rsidR="007C2DC1" w:rsidRPr="00730028" w:rsidRDefault="007C2DC1" w:rsidP="007C2DC1">
      <w:pPr>
        <w:tabs>
          <w:tab w:val="left" w:pos="8165"/>
        </w:tabs>
        <w:spacing w:after="0"/>
        <w:rPr>
          <w:rFonts w:cs="Times New Roman"/>
          <w:i/>
          <w:lang w:val="en"/>
        </w:rPr>
      </w:pPr>
      <w:r w:rsidRPr="00730028">
        <w:rPr>
          <w:rFonts w:cs="Times New Roman"/>
          <w:i/>
          <w:lang w:val="en"/>
        </w:rPr>
        <w:tab/>
      </w:r>
    </w:p>
    <w:tbl>
      <w:tblPr>
        <w:tblStyle w:val="TableGrid"/>
        <w:tblW w:w="0" w:type="auto"/>
        <w:tblLook w:val="04A0" w:firstRow="1" w:lastRow="0" w:firstColumn="1" w:lastColumn="0" w:noHBand="0" w:noVBand="1"/>
      </w:tblPr>
      <w:tblGrid>
        <w:gridCol w:w="3467"/>
        <w:gridCol w:w="6109"/>
      </w:tblGrid>
      <w:tr w:rsidR="007C2DC1" w:rsidRPr="00730028" w14:paraId="0ABE6924" w14:textId="77777777" w:rsidTr="00B62535">
        <w:tc>
          <w:tcPr>
            <w:tcW w:w="3467" w:type="dxa"/>
            <w:tcBorders>
              <w:top w:val="single" w:sz="4" w:space="0" w:color="auto"/>
              <w:left w:val="single" w:sz="4" w:space="0" w:color="auto"/>
              <w:bottom w:val="single" w:sz="4" w:space="0" w:color="auto"/>
              <w:right w:val="single" w:sz="4" w:space="0" w:color="auto"/>
            </w:tcBorders>
            <w:vAlign w:val="center"/>
            <w:hideMark/>
          </w:tcPr>
          <w:p w14:paraId="2CABAF51" w14:textId="77777777" w:rsidR="007C2DC1" w:rsidRPr="00730028" w:rsidRDefault="007C2DC1" w:rsidP="00B62535">
            <w:pPr>
              <w:tabs>
                <w:tab w:val="left" w:pos="1345"/>
              </w:tabs>
              <w:rPr>
                <w:rFonts w:cs="Times New Roman"/>
                <w:b/>
              </w:rPr>
            </w:pPr>
            <w:r w:rsidRPr="00730028">
              <w:rPr>
                <w:rFonts w:cs="Times New Roman"/>
                <w:b/>
              </w:rPr>
              <w:tab/>
              <w:t>Barrier</w:t>
            </w:r>
          </w:p>
        </w:tc>
        <w:tc>
          <w:tcPr>
            <w:tcW w:w="6109" w:type="dxa"/>
            <w:tcBorders>
              <w:top w:val="single" w:sz="4" w:space="0" w:color="auto"/>
              <w:left w:val="single" w:sz="4" w:space="0" w:color="auto"/>
              <w:bottom w:val="single" w:sz="4" w:space="0" w:color="auto"/>
              <w:right w:val="single" w:sz="4" w:space="0" w:color="auto"/>
            </w:tcBorders>
            <w:vAlign w:val="center"/>
            <w:hideMark/>
          </w:tcPr>
          <w:p w14:paraId="51718314" w14:textId="77777777" w:rsidR="007C2DC1" w:rsidRPr="00730028" w:rsidRDefault="007C2DC1" w:rsidP="00B62535">
            <w:pPr>
              <w:tabs>
                <w:tab w:val="left" w:pos="910"/>
              </w:tabs>
              <w:rPr>
                <w:rFonts w:cs="Times New Roman"/>
                <w:b/>
              </w:rPr>
            </w:pPr>
            <w:r w:rsidRPr="00730028">
              <w:rPr>
                <w:rFonts w:cs="Times New Roman"/>
                <w:b/>
              </w:rPr>
              <w:tab/>
              <w:t>Statement</w:t>
            </w:r>
          </w:p>
        </w:tc>
      </w:tr>
      <w:tr w:rsidR="007C2DC1" w:rsidRPr="00730028" w14:paraId="4B026145" w14:textId="77777777" w:rsidTr="00B62535">
        <w:tc>
          <w:tcPr>
            <w:tcW w:w="3467" w:type="dxa"/>
            <w:tcBorders>
              <w:top w:val="single" w:sz="4" w:space="0" w:color="auto"/>
              <w:left w:val="single" w:sz="4" w:space="0" w:color="auto"/>
              <w:bottom w:val="single" w:sz="4" w:space="0" w:color="auto"/>
              <w:right w:val="single" w:sz="4" w:space="0" w:color="auto"/>
            </w:tcBorders>
            <w:vAlign w:val="center"/>
            <w:hideMark/>
          </w:tcPr>
          <w:p w14:paraId="45D43982" w14:textId="77777777" w:rsidR="007C2DC1" w:rsidRPr="00730028" w:rsidRDefault="007C2DC1" w:rsidP="00B62535">
            <w:pPr>
              <w:pStyle w:val="Default"/>
              <w:tabs>
                <w:tab w:val="right" w:pos="1946"/>
              </w:tabs>
              <w:rPr>
                <w:rFonts w:asciiTheme="minorHAnsi" w:hAnsiTheme="minorHAnsi" w:cs="Times New Roman"/>
                <w:bCs/>
                <w:iCs/>
                <w:sz w:val="22"/>
                <w:szCs w:val="22"/>
              </w:rPr>
            </w:pPr>
            <w:r w:rsidRPr="00730028">
              <w:rPr>
                <w:rFonts w:asciiTheme="minorHAnsi" w:hAnsiTheme="minorHAnsi" w:cs="Times New Roman"/>
                <w:sz w:val="22"/>
                <w:szCs w:val="22"/>
                <w:lang w:val="en"/>
              </w:rPr>
              <w:t>Lack of time</w:t>
            </w:r>
            <w:r w:rsidRPr="00730028">
              <w:rPr>
                <w:rFonts w:asciiTheme="minorHAnsi" w:hAnsiTheme="minorHAnsi" w:cs="Times New Roman"/>
                <w:sz w:val="22"/>
                <w:szCs w:val="22"/>
                <w:lang w:val="en"/>
              </w:rPr>
              <w:tab/>
            </w:r>
          </w:p>
        </w:tc>
        <w:tc>
          <w:tcPr>
            <w:tcW w:w="6109" w:type="dxa"/>
            <w:tcBorders>
              <w:top w:val="single" w:sz="4" w:space="0" w:color="auto"/>
              <w:left w:val="single" w:sz="4" w:space="0" w:color="auto"/>
              <w:bottom w:val="single" w:sz="4" w:space="0" w:color="auto"/>
              <w:right w:val="single" w:sz="4" w:space="0" w:color="auto"/>
            </w:tcBorders>
            <w:vAlign w:val="center"/>
            <w:hideMark/>
          </w:tcPr>
          <w:p w14:paraId="79AF093D"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sz w:val="22"/>
                <w:szCs w:val="22"/>
              </w:rPr>
              <w:t>My day is so busy now, I just don’t think I can make the time to include physical activity in my regular schedule.</w:t>
            </w:r>
          </w:p>
        </w:tc>
      </w:tr>
      <w:tr w:rsidR="007C2DC1" w:rsidRPr="00730028" w14:paraId="6D458668" w14:textId="77777777" w:rsidTr="00B62535">
        <w:tc>
          <w:tcPr>
            <w:tcW w:w="3467" w:type="dxa"/>
            <w:tcBorders>
              <w:top w:val="single" w:sz="4" w:space="0" w:color="auto"/>
              <w:left w:val="single" w:sz="4" w:space="0" w:color="auto"/>
              <w:bottom w:val="single" w:sz="4" w:space="0" w:color="auto"/>
              <w:right w:val="single" w:sz="4" w:space="0" w:color="auto"/>
            </w:tcBorders>
            <w:vAlign w:val="center"/>
            <w:hideMark/>
          </w:tcPr>
          <w:p w14:paraId="355A7480"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Social influence</w:t>
            </w:r>
          </w:p>
        </w:tc>
        <w:tc>
          <w:tcPr>
            <w:tcW w:w="6109" w:type="dxa"/>
            <w:tcBorders>
              <w:top w:val="single" w:sz="4" w:space="0" w:color="auto"/>
              <w:left w:val="single" w:sz="4" w:space="0" w:color="auto"/>
              <w:bottom w:val="single" w:sz="4" w:space="0" w:color="auto"/>
              <w:right w:val="single" w:sz="4" w:space="0" w:color="auto"/>
            </w:tcBorders>
            <w:vAlign w:val="center"/>
            <w:hideMark/>
          </w:tcPr>
          <w:p w14:paraId="6A342392" w14:textId="77777777" w:rsidR="007C2DC1" w:rsidRPr="00730028" w:rsidRDefault="007C2DC1" w:rsidP="00B62535">
            <w:pPr>
              <w:pStyle w:val="Default"/>
              <w:rPr>
                <w:rFonts w:asciiTheme="minorHAnsi" w:hAnsiTheme="minorHAnsi" w:cs="Times New Roman"/>
                <w:sz w:val="22"/>
                <w:szCs w:val="22"/>
              </w:rPr>
            </w:pPr>
            <w:r w:rsidRPr="00730028">
              <w:rPr>
                <w:rFonts w:asciiTheme="minorHAnsi" w:hAnsiTheme="minorHAnsi" w:cs="Times New Roman"/>
                <w:sz w:val="22"/>
                <w:szCs w:val="22"/>
              </w:rPr>
              <w:t>My usual social activities with family or friends do not include physical activity.</w:t>
            </w:r>
          </w:p>
        </w:tc>
      </w:tr>
      <w:tr w:rsidR="007C2DC1" w:rsidRPr="00730028" w14:paraId="239E517F" w14:textId="77777777" w:rsidTr="00B62535">
        <w:tc>
          <w:tcPr>
            <w:tcW w:w="3467" w:type="dxa"/>
            <w:tcBorders>
              <w:top w:val="single" w:sz="4" w:space="0" w:color="auto"/>
              <w:left w:val="single" w:sz="4" w:space="0" w:color="auto"/>
              <w:bottom w:val="single" w:sz="4" w:space="0" w:color="auto"/>
              <w:right w:val="single" w:sz="4" w:space="0" w:color="auto"/>
            </w:tcBorders>
            <w:vAlign w:val="center"/>
            <w:hideMark/>
          </w:tcPr>
          <w:p w14:paraId="1F4232FA"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Lack of energy</w:t>
            </w:r>
          </w:p>
        </w:tc>
        <w:tc>
          <w:tcPr>
            <w:tcW w:w="6109" w:type="dxa"/>
            <w:tcBorders>
              <w:top w:val="single" w:sz="4" w:space="0" w:color="auto"/>
              <w:left w:val="single" w:sz="4" w:space="0" w:color="auto"/>
              <w:bottom w:val="single" w:sz="4" w:space="0" w:color="auto"/>
              <w:right w:val="single" w:sz="4" w:space="0" w:color="auto"/>
            </w:tcBorders>
            <w:vAlign w:val="center"/>
          </w:tcPr>
          <w:p w14:paraId="49AA6993"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 xml:space="preserve">I’m too tired to get any exercise. </w:t>
            </w:r>
          </w:p>
          <w:p w14:paraId="29A1148E" w14:textId="77777777" w:rsidR="007C2DC1" w:rsidRPr="00730028" w:rsidRDefault="007C2DC1" w:rsidP="00B62535">
            <w:pPr>
              <w:pStyle w:val="Default"/>
              <w:rPr>
                <w:rFonts w:asciiTheme="minorHAnsi" w:hAnsiTheme="minorHAnsi" w:cs="Times New Roman"/>
                <w:bCs/>
                <w:iCs/>
                <w:sz w:val="22"/>
                <w:szCs w:val="22"/>
              </w:rPr>
            </w:pPr>
          </w:p>
        </w:tc>
      </w:tr>
      <w:tr w:rsidR="007C2DC1" w:rsidRPr="00730028" w14:paraId="0F0E08CC" w14:textId="77777777" w:rsidTr="00B62535">
        <w:tc>
          <w:tcPr>
            <w:tcW w:w="3467" w:type="dxa"/>
            <w:tcBorders>
              <w:top w:val="single" w:sz="4" w:space="0" w:color="auto"/>
              <w:left w:val="single" w:sz="4" w:space="0" w:color="auto"/>
              <w:bottom w:val="single" w:sz="4" w:space="0" w:color="auto"/>
              <w:right w:val="single" w:sz="4" w:space="0" w:color="auto"/>
            </w:tcBorders>
            <w:vAlign w:val="center"/>
            <w:hideMark/>
          </w:tcPr>
          <w:p w14:paraId="0BA93AAC"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Lack of willpower/motivation</w:t>
            </w:r>
          </w:p>
        </w:tc>
        <w:tc>
          <w:tcPr>
            <w:tcW w:w="6109" w:type="dxa"/>
            <w:tcBorders>
              <w:top w:val="single" w:sz="4" w:space="0" w:color="auto"/>
              <w:left w:val="single" w:sz="4" w:space="0" w:color="auto"/>
              <w:bottom w:val="single" w:sz="4" w:space="0" w:color="auto"/>
              <w:right w:val="single" w:sz="4" w:space="0" w:color="auto"/>
            </w:tcBorders>
            <w:vAlign w:val="center"/>
            <w:hideMark/>
          </w:tcPr>
          <w:p w14:paraId="763CA189"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 xml:space="preserve">I’ve been thinking about getting more exercise, but I just can’t seem to get started. </w:t>
            </w:r>
          </w:p>
        </w:tc>
      </w:tr>
      <w:tr w:rsidR="007C2DC1" w:rsidRPr="00730028" w14:paraId="5F51AA96" w14:textId="77777777" w:rsidTr="00B62535">
        <w:tc>
          <w:tcPr>
            <w:tcW w:w="3467" w:type="dxa"/>
            <w:tcBorders>
              <w:top w:val="single" w:sz="4" w:space="0" w:color="auto"/>
              <w:left w:val="single" w:sz="4" w:space="0" w:color="auto"/>
              <w:bottom w:val="single" w:sz="4" w:space="0" w:color="auto"/>
              <w:right w:val="single" w:sz="4" w:space="0" w:color="auto"/>
            </w:tcBorders>
            <w:vAlign w:val="center"/>
            <w:hideMark/>
          </w:tcPr>
          <w:p w14:paraId="28742FAF"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Fear of injury/pain</w:t>
            </w:r>
          </w:p>
        </w:tc>
        <w:tc>
          <w:tcPr>
            <w:tcW w:w="6109" w:type="dxa"/>
            <w:tcBorders>
              <w:top w:val="single" w:sz="4" w:space="0" w:color="auto"/>
              <w:left w:val="single" w:sz="4" w:space="0" w:color="auto"/>
              <w:bottom w:val="single" w:sz="4" w:space="0" w:color="auto"/>
              <w:right w:val="single" w:sz="4" w:space="0" w:color="auto"/>
            </w:tcBorders>
            <w:vAlign w:val="center"/>
            <w:hideMark/>
          </w:tcPr>
          <w:p w14:paraId="0C56218C"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 xml:space="preserve">I’m afraid I might hurt or injure myself. </w:t>
            </w:r>
          </w:p>
        </w:tc>
      </w:tr>
      <w:tr w:rsidR="007C2DC1" w:rsidRPr="00730028" w14:paraId="1F87A241" w14:textId="77777777" w:rsidTr="00B62535">
        <w:tc>
          <w:tcPr>
            <w:tcW w:w="3467" w:type="dxa"/>
            <w:tcBorders>
              <w:top w:val="single" w:sz="4" w:space="0" w:color="auto"/>
              <w:left w:val="single" w:sz="4" w:space="0" w:color="auto"/>
              <w:bottom w:val="single" w:sz="4" w:space="0" w:color="auto"/>
              <w:right w:val="single" w:sz="4" w:space="0" w:color="auto"/>
            </w:tcBorders>
            <w:vAlign w:val="center"/>
            <w:hideMark/>
          </w:tcPr>
          <w:p w14:paraId="5B0A1535"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 xml:space="preserve">Lack of resources </w:t>
            </w:r>
          </w:p>
        </w:tc>
        <w:tc>
          <w:tcPr>
            <w:tcW w:w="6109" w:type="dxa"/>
            <w:tcBorders>
              <w:top w:val="single" w:sz="4" w:space="0" w:color="auto"/>
              <w:left w:val="single" w:sz="4" w:space="0" w:color="auto"/>
              <w:bottom w:val="single" w:sz="4" w:space="0" w:color="auto"/>
              <w:right w:val="single" w:sz="4" w:space="0" w:color="auto"/>
            </w:tcBorders>
            <w:vAlign w:val="center"/>
            <w:hideMark/>
          </w:tcPr>
          <w:p w14:paraId="2CDC6E7E"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 xml:space="preserve">It is just too expensive. You have to take a class or join a gym or buy the right equipment. </w:t>
            </w:r>
          </w:p>
        </w:tc>
      </w:tr>
      <w:tr w:rsidR="007C2DC1" w:rsidRPr="00730028" w14:paraId="12E1221A" w14:textId="77777777" w:rsidTr="00B62535">
        <w:tc>
          <w:tcPr>
            <w:tcW w:w="3467" w:type="dxa"/>
            <w:tcBorders>
              <w:top w:val="single" w:sz="4" w:space="0" w:color="auto"/>
              <w:left w:val="single" w:sz="4" w:space="0" w:color="auto"/>
              <w:bottom w:val="single" w:sz="4" w:space="0" w:color="auto"/>
              <w:right w:val="single" w:sz="4" w:space="0" w:color="auto"/>
            </w:tcBorders>
            <w:vAlign w:val="center"/>
            <w:hideMark/>
          </w:tcPr>
          <w:p w14:paraId="31686038"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 xml:space="preserve">Family obligations </w:t>
            </w:r>
          </w:p>
        </w:tc>
        <w:tc>
          <w:tcPr>
            <w:tcW w:w="6109" w:type="dxa"/>
            <w:tcBorders>
              <w:top w:val="single" w:sz="4" w:space="0" w:color="auto"/>
              <w:left w:val="single" w:sz="4" w:space="0" w:color="auto"/>
              <w:bottom w:val="single" w:sz="4" w:space="0" w:color="auto"/>
              <w:right w:val="single" w:sz="4" w:space="0" w:color="auto"/>
            </w:tcBorders>
            <w:vAlign w:val="center"/>
            <w:hideMark/>
          </w:tcPr>
          <w:p w14:paraId="0C401E90"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 xml:space="preserve">I am too busy caring for my family to make time to exercise. </w:t>
            </w:r>
          </w:p>
        </w:tc>
      </w:tr>
      <w:tr w:rsidR="007C2DC1" w:rsidRPr="00730028" w14:paraId="535610EA" w14:textId="77777777" w:rsidTr="00B62535">
        <w:tc>
          <w:tcPr>
            <w:tcW w:w="3467" w:type="dxa"/>
            <w:tcBorders>
              <w:top w:val="single" w:sz="4" w:space="0" w:color="auto"/>
              <w:left w:val="single" w:sz="4" w:space="0" w:color="auto"/>
              <w:bottom w:val="single" w:sz="4" w:space="0" w:color="auto"/>
              <w:right w:val="single" w:sz="4" w:space="0" w:color="auto"/>
            </w:tcBorders>
            <w:vAlign w:val="center"/>
            <w:hideMark/>
          </w:tcPr>
          <w:p w14:paraId="61E6043A"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 xml:space="preserve">Weather conditions </w:t>
            </w:r>
          </w:p>
        </w:tc>
        <w:tc>
          <w:tcPr>
            <w:tcW w:w="6109" w:type="dxa"/>
            <w:tcBorders>
              <w:top w:val="single" w:sz="4" w:space="0" w:color="auto"/>
              <w:left w:val="single" w:sz="4" w:space="0" w:color="auto"/>
              <w:bottom w:val="single" w:sz="4" w:space="0" w:color="auto"/>
              <w:right w:val="single" w:sz="4" w:space="0" w:color="auto"/>
            </w:tcBorders>
            <w:vAlign w:val="center"/>
            <w:hideMark/>
          </w:tcPr>
          <w:p w14:paraId="503D1B88" w14:textId="77777777" w:rsidR="007C2DC1" w:rsidRPr="00730028" w:rsidRDefault="007C2DC1" w:rsidP="00B62535">
            <w:pPr>
              <w:tabs>
                <w:tab w:val="left" w:pos="972"/>
              </w:tabs>
              <w:rPr>
                <w:rFonts w:cs="Times New Roman"/>
              </w:rPr>
            </w:pPr>
            <w:r w:rsidRPr="00730028">
              <w:rPr>
                <w:rFonts w:cs="Times New Roman"/>
              </w:rPr>
              <w:t xml:space="preserve">The weather is often too unpleasant to exercise outside. </w:t>
            </w:r>
          </w:p>
        </w:tc>
      </w:tr>
      <w:tr w:rsidR="007C2DC1" w:rsidRPr="00730028" w14:paraId="3A5188E1" w14:textId="77777777" w:rsidTr="00B62535">
        <w:tc>
          <w:tcPr>
            <w:tcW w:w="3467" w:type="dxa"/>
            <w:tcBorders>
              <w:top w:val="single" w:sz="4" w:space="0" w:color="auto"/>
              <w:left w:val="single" w:sz="4" w:space="0" w:color="auto"/>
              <w:bottom w:val="single" w:sz="4" w:space="0" w:color="auto"/>
              <w:right w:val="single" w:sz="4" w:space="0" w:color="auto"/>
            </w:tcBorders>
            <w:vAlign w:val="center"/>
            <w:hideMark/>
          </w:tcPr>
          <w:p w14:paraId="27D3B90D"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 xml:space="preserve">Depression </w:t>
            </w:r>
          </w:p>
        </w:tc>
        <w:tc>
          <w:tcPr>
            <w:tcW w:w="6109" w:type="dxa"/>
            <w:tcBorders>
              <w:top w:val="single" w:sz="4" w:space="0" w:color="auto"/>
              <w:left w:val="single" w:sz="4" w:space="0" w:color="auto"/>
              <w:bottom w:val="single" w:sz="4" w:space="0" w:color="auto"/>
              <w:right w:val="single" w:sz="4" w:space="0" w:color="auto"/>
            </w:tcBorders>
            <w:vAlign w:val="center"/>
            <w:hideMark/>
          </w:tcPr>
          <w:p w14:paraId="006EEB9D" w14:textId="77777777" w:rsidR="007C2DC1" w:rsidRPr="00730028" w:rsidRDefault="007C2DC1" w:rsidP="00B62535">
            <w:pPr>
              <w:tabs>
                <w:tab w:val="left" w:pos="972"/>
              </w:tabs>
              <w:rPr>
                <w:rFonts w:cs="Times New Roman"/>
              </w:rPr>
            </w:pPr>
            <w:r w:rsidRPr="00730028">
              <w:rPr>
                <w:rFonts w:cs="Times New Roman"/>
                <w:bCs/>
                <w:iCs/>
              </w:rPr>
              <w:t xml:space="preserve">I feel too </w:t>
            </w:r>
            <w:r w:rsidRPr="00730028">
              <w:rPr>
                <w:rFonts w:cs="Times New Roman"/>
              </w:rPr>
              <w:t xml:space="preserve">down, depressed, or hopeless to </w:t>
            </w:r>
            <w:r w:rsidRPr="00730028">
              <w:rPr>
                <w:rFonts w:cs="Times New Roman"/>
                <w:bCs/>
                <w:iCs/>
              </w:rPr>
              <w:t>exercise.</w:t>
            </w:r>
          </w:p>
        </w:tc>
      </w:tr>
      <w:tr w:rsidR="007C2DC1" w:rsidRPr="00730028" w14:paraId="0A36D25D" w14:textId="77777777" w:rsidTr="00B62535">
        <w:tc>
          <w:tcPr>
            <w:tcW w:w="3467" w:type="dxa"/>
            <w:tcBorders>
              <w:top w:val="single" w:sz="4" w:space="0" w:color="auto"/>
              <w:left w:val="single" w:sz="4" w:space="0" w:color="auto"/>
              <w:bottom w:val="single" w:sz="4" w:space="0" w:color="auto"/>
              <w:right w:val="single" w:sz="4" w:space="0" w:color="auto"/>
            </w:tcBorders>
            <w:vAlign w:val="center"/>
            <w:hideMark/>
          </w:tcPr>
          <w:p w14:paraId="64FCE4F9"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 xml:space="preserve">Accountability/external motivation </w:t>
            </w:r>
          </w:p>
        </w:tc>
        <w:tc>
          <w:tcPr>
            <w:tcW w:w="6109" w:type="dxa"/>
            <w:tcBorders>
              <w:top w:val="single" w:sz="4" w:space="0" w:color="auto"/>
              <w:left w:val="single" w:sz="4" w:space="0" w:color="auto"/>
              <w:bottom w:val="single" w:sz="4" w:space="0" w:color="auto"/>
              <w:right w:val="single" w:sz="4" w:space="0" w:color="auto"/>
            </w:tcBorders>
            <w:vAlign w:val="center"/>
            <w:hideMark/>
          </w:tcPr>
          <w:p w14:paraId="54E90377"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I need someone to hold me accountable or I just won’t exercise. I can’t get motivated to exercise on my own.</w:t>
            </w:r>
          </w:p>
        </w:tc>
      </w:tr>
      <w:tr w:rsidR="007C2DC1" w:rsidRPr="00730028" w14:paraId="09B68B49" w14:textId="77777777" w:rsidTr="00B62535">
        <w:tc>
          <w:tcPr>
            <w:tcW w:w="3467" w:type="dxa"/>
            <w:tcBorders>
              <w:top w:val="single" w:sz="4" w:space="0" w:color="auto"/>
              <w:left w:val="single" w:sz="4" w:space="0" w:color="auto"/>
              <w:bottom w:val="single" w:sz="4" w:space="0" w:color="auto"/>
              <w:right w:val="single" w:sz="4" w:space="0" w:color="auto"/>
            </w:tcBorders>
            <w:vAlign w:val="center"/>
            <w:hideMark/>
          </w:tcPr>
          <w:p w14:paraId="7430DD00"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Service-connected disabilities</w:t>
            </w:r>
          </w:p>
        </w:tc>
        <w:tc>
          <w:tcPr>
            <w:tcW w:w="6109" w:type="dxa"/>
            <w:tcBorders>
              <w:top w:val="single" w:sz="4" w:space="0" w:color="auto"/>
              <w:left w:val="single" w:sz="4" w:space="0" w:color="auto"/>
              <w:bottom w:val="single" w:sz="4" w:space="0" w:color="auto"/>
              <w:right w:val="single" w:sz="4" w:space="0" w:color="auto"/>
            </w:tcBorders>
            <w:vAlign w:val="center"/>
            <w:hideMark/>
          </w:tcPr>
          <w:p w14:paraId="119B3114" w14:textId="77777777" w:rsidR="007C2DC1" w:rsidRPr="00730028" w:rsidRDefault="007C2DC1" w:rsidP="00B62535">
            <w:pPr>
              <w:pStyle w:val="Default"/>
              <w:rPr>
                <w:rFonts w:asciiTheme="minorHAnsi" w:hAnsiTheme="minorHAnsi" w:cs="Times New Roman"/>
                <w:bCs/>
                <w:iCs/>
                <w:sz w:val="22"/>
                <w:szCs w:val="22"/>
              </w:rPr>
            </w:pPr>
            <w:r w:rsidRPr="00730028">
              <w:rPr>
                <w:rFonts w:asciiTheme="minorHAnsi" w:hAnsiTheme="minorHAnsi" w:cs="Times New Roman"/>
                <w:bCs/>
                <w:iCs/>
                <w:sz w:val="22"/>
                <w:szCs w:val="22"/>
              </w:rPr>
              <w:t>I am not physically active due to my current disabilities.</w:t>
            </w:r>
          </w:p>
        </w:tc>
      </w:tr>
      <w:tr w:rsidR="007B49A9" w:rsidRPr="00730028" w14:paraId="2B8FDCAF" w14:textId="77777777" w:rsidTr="00B62535">
        <w:tc>
          <w:tcPr>
            <w:tcW w:w="3467" w:type="dxa"/>
            <w:tcBorders>
              <w:top w:val="single" w:sz="4" w:space="0" w:color="auto"/>
              <w:left w:val="single" w:sz="4" w:space="0" w:color="auto"/>
              <w:bottom w:val="single" w:sz="4" w:space="0" w:color="auto"/>
              <w:right w:val="single" w:sz="4" w:space="0" w:color="auto"/>
            </w:tcBorders>
            <w:vAlign w:val="center"/>
          </w:tcPr>
          <w:p w14:paraId="02DBC13D" w14:textId="4911E99C" w:rsidR="007B49A9" w:rsidRPr="00730028" w:rsidRDefault="007B49A9" w:rsidP="00B62535">
            <w:pPr>
              <w:pStyle w:val="Default"/>
              <w:rPr>
                <w:rFonts w:asciiTheme="minorHAnsi" w:hAnsiTheme="minorHAnsi" w:cs="Times New Roman"/>
                <w:bCs/>
                <w:iCs/>
                <w:sz w:val="22"/>
                <w:szCs w:val="22"/>
              </w:rPr>
            </w:pPr>
            <w:r>
              <w:rPr>
                <w:rFonts w:asciiTheme="minorHAnsi" w:hAnsiTheme="minorHAnsi" w:cs="Times New Roman"/>
                <w:bCs/>
                <w:iCs/>
                <w:sz w:val="22"/>
                <w:szCs w:val="22"/>
              </w:rPr>
              <w:t>No response</w:t>
            </w:r>
          </w:p>
        </w:tc>
        <w:tc>
          <w:tcPr>
            <w:tcW w:w="6109" w:type="dxa"/>
            <w:tcBorders>
              <w:top w:val="single" w:sz="4" w:space="0" w:color="auto"/>
              <w:left w:val="single" w:sz="4" w:space="0" w:color="auto"/>
              <w:bottom w:val="single" w:sz="4" w:space="0" w:color="auto"/>
              <w:right w:val="single" w:sz="4" w:space="0" w:color="auto"/>
            </w:tcBorders>
            <w:vAlign w:val="center"/>
          </w:tcPr>
          <w:p w14:paraId="4390F83C" w14:textId="5062F130" w:rsidR="007B49A9" w:rsidRPr="00730028" w:rsidRDefault="00B362D2" w:rsidP="00B62535">
            <w:pPr>
              <w:pStyle w:val="Default"/>
              <w:rPr>
                <w:rFonts w:asciiTheme="minorHAnsi" w:hAnsiTheme="minorHAnsi" w:cs="Times New Roman"/>
                <w:bCs/>
                <w:iCs/>
                <w:sz w:val="22"/>
                <w:szCs w:val="22"/>
              </w:rPr>
            </w:pPr>
            <w:r>
              <w:rPr>
                <w:rFonts w:asciiTheme="minorHAnsi" w:hAnsiTheme="minorHAnsi" w:cs="Times New Roman"/>
                <w:bCs/>
                <w:iCs/>
                <w:sz w:val="22"/>
                <w:szCs w:val="22"/>
              </w:rPr>
              <w:t>I have ano</w:t>
            </w:r>
            <w:r w:rsidR="007B49A9">
              <w:rPr>
                <w:rFonts w:asciiTheme="minorHAnsi" w:hAnsiTheme="minorHAnsi" w:cs="Times New Roman"/>
                <w:bCs/>
                <w:iCs/>
                <w:sz w:val="22"/>
                <w:szCs w:val="22"/>
              </w:rPr>
              <w:t xml:space="preserve">ther barrier </w:t>
            </w:r>
            <w:r>
              <w:rPr>
                <w:rFonts w:asciiTheme="minorHAnsi" w:hAnsiTheme="minorHAnsi" w:cs="Times New Roman"/>
                <w:bCs/>
                <w:iCs/>
                <w:sz w:val="22"/>
                <w:szCs w:val="22"/>
              </w:rPr>
              <w:t xml:space="preserve">that is </w:t>
            </w:r>
            <w:r w:rsidR="007B49A9">
              <w:rPr>
                <w:rFonts w:asciiTheme="minorHAnsi" w:hAnsiTheme="minorHAnsi" w:cs="Times New Roman"/>
                <w:bCs/>
                <w:iCs/>
                <w:sz w:val="22"/>
                <w:szCs w:val="22"/>
              </w:rPr>
              <w:t>not listed or I prefer not to answer.</w:t>
            </w:r>
          </w:p>
        </w:tc>
      </w:tr>
    </w:tbl>
    <w:p w14:paraId="3B0A19C8" w14:textId="77777777" w:rsidR="007C2DC1" w:rsidRPr="00730028" w:rsidRDefault="007C2DC1" w:rsidP="007C2DC1">
      <w:pPr>
        <w:tabs>
          <w:tab w:val="left" w:pos="5298"/>
        </w:tabs>
        <w:spacing w:after="0"/>
        <w:rPr>
          <w:rFonts w:cs="Times New Roman"/>
        </w:rPr>
      </w:pPr>
    </w:p>
    <w:p w14:paraId="0D8BD238" w14:textId="77777777" w:rsidR="007C2DC1" w:rsidRPr="00730028" w:rsidRDefault="007C2DC1" w:rsidP="007C2DC1">
      <w:pPr>
        <w:tabs>
          <w:tab w:val="left" w:pos="5298"/>
        </w:tabs>
        <w:spacing w:after="0"/>
        <w:rPr>
          <w:rFonts w:cs="Times New Roman"/>
        </w:rPr>
      </w:pPr>
    </w:p>
    <w:p w14:paraId="480C6989" w14:textId="77777777" w:rsidR="007C2DC1" w:rsidRPr="00730028" w:rsidRDefault="007C2DC1" w:rsidP="007C2DC1">
      <w:r w:rsidRPr="00730028">
        <w:rPr>
          <w:rFonts w:eastAsia="Times New Roman" w:cs="Arial"/>
          <w:color w:val="000000"/>
          <w:kern w:val="36"/>
          <w:u w:val="single"/>
        </w:rPr>
        <w:t>Messaging Schematic</w:t>
      </w:r>
    </w:p>
    <w:p w14:paraId="1F3999A5" w14:textId="77777777" w:rsidR="007C2DC1" w:rsidRPr="00730028" w:rsidRDefault="007C2DC1" w:rsidP="007C2DC1">
      <w:pPr>
        <w:spacing w:after="0" w:line="240" w:lineRule="auto"/>
        <w:rPr>
          <w:rFonts w:eastAsia="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730"/>
        <w:gridCol w:w="3752"/>
        <w:gridCol w:w="1094"/>
        <w:gridCol w:w="997"/>
        <w:gridCol w:w="997"/>
      </w:tblGrid>
      <w:tr w:rsidR="007C2DC1" w:rsidRPr="00730028" w14:paraId="56C4A4A8" w14:textId="77777777" w:rsidTr="00B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C7FF7E" w14:textId="77777777" w:rsidR="007C2DC1" w:rsidRPr="00730028" w:rsidRDefault="007C2DC1" w:rsidP="00B62535">
            <w:pPr>
              <w:spacing w:after="0" w:line="240" w:lineRule="auto"/>
              <w:rPr>
                <w:rFonts w:eastAsia="Times New Roman" w:cs="Times New Roman"/>
                <w:b/>
              </w:rPr>
            </w:pPr>
            <w:r w:rsidRPr="00730028">
              <w:rPr>
                <w:rFonts w:eastAsia="Times New Roman" w:cs="Arial"/>
                <w:b/>
                <w:color w:val="000000"/>
              </w:rPr>
              <w:t>Messaging Stream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17996" w14:textId="77777777" w:rsidR="007C2DC1" w:rsidRPr="00730028" w:rsidRDefault="00730028" w:rsidP="00B62535">
            <w:pPr>
              <w:spacing w:after="0" w:line="240" w:lineRule="auto"/>
              <w:rPr>
                <w:rFonts w:eastAsia="Times New Roman" w:cs="Times New Roman"/>
                <w:b/>
              </w:rPr>
            </w:pPr>
            <w:r w:rsidRPr="00730028">
              <w:rPr>
                <w:rFonts w:eastAsia="Times New Roman" w:cs="Times New Roman"/>
                <w:b/>
              </w:rPr>
              <w:t>Frequency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C25039" w14:textId="77777777" w:rsidR="007C2DC1" w:rsidRPr="00730028" w:rsidRDefault="00730028" w:rsidP="00B62535">
            <w:pPr>
              <w:spacing w:after="0" w:line="240" w:lineRule="auto"/>
              <w:rPr>
                <w:rFonts w:eastAsia="Times New Roman" w:cs="Times New Roman"/>
                <w:b/>
              </w:rPr>
            </w:pPr>
            <w:r>
              <w:rPr>
                <w:rFonts w:eastAsia="Times New Roman" w:cs="Times New Roman"/>
                <w:b/>
              </w:rPr>
              <w:t>Total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8C87A8" w14:textId="77777777" w:rsidR="007C2DC1" w:rsidRPr="00730028" w:rsidRDefault="007C2DC1" w:rsidP="00B62535">
            <w:pPr>
              <w:spacing w:after="0" w:line="240" w:lineRule="auto"/>
              <w:rPr>
                <w:rFonts w:eastAsia="Times New Roman" w:cs="Times New Roman"/>
                <w: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3CEFB4" w14:textId="77777777" w:rsidR="007C2DC1" w:rsidRPr="00730028" w:rsidRDefault="007C2DC1" w:rsidP="00B62535">
            <w:pPr>
              <w:spacing w:after="0" w:line="240" w:lineRule="auto"/>
              <w:rPr>
                <w:rFonts w:eastAsia="Times New Roman" w:cs="Times New Roman"/>
                <w:b/>
              </w:rPr>
            </w:pPr>
          </w:p>
        </w:tc>
      </w:tr>
      <w:tr w:rsidR="007C2DC1" w:rsidRPr="00730028" w14:paraId="340A70D7" w14:textId="77777777" w:rsidTr="00B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D99D2"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Tips (132) and barriers (24)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32F07E"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3x/week, intervention only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40FE7F"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156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70171D" w14:textId="77777777" w:rsidR="007C2DC1" w:rsidRPr="00730028" w:rsidRDefault="007C2DC1" w:rsidP="00B62535">
            <w:pPr>
              <w:spacing w:after="0" w:line="240" w:lineRule="auto"/>
              <w:rPr>
                <w:rFonts w:eastAsia="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33B098" w14:textId="77777777" w:rsidR="007C2DC1" w:rsidRPr="00730028" w:rsidRDefault="007C2DC1" w:rsidP="00B62535">
            <w:pPr>
              <w:spacing w:after="0" w:line="240" w:lineRule="auto"/>
              <w:rPr>
                <w:rFonts w:eastAsia="Times New Roman" w:cs="Times New Roman"/>
              </w:rPr>
            </w:pPr>
          </w:p>
        </w:tc>
      </w:tr>
      <w:tr w:rsidR="007C2DC1" w:rsidRPr="00730028" w14:paraId="6AA7A04B" w14:textId="77777777" w:rsidTr="00B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7B5BC"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Tailored goals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23A7AA"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1x/week, intervention only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E411B4"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880446" w14:textId="77777777" w:rsidR="007C2DC1" w:rsidRPr="00730028" w:rsidRDefault="007C2DC1" w:rsidP="00B62535">
            <w:pPr>
              <w:spacing w:after="0" w:line="240" w:lineRule="auto"/>
              <w:rPr>
                <w:rFonts w:eastAsia="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8E220" w14:textId="77777777" w:rsidR="007C2DC1" w:rsidRPr="00730028" w:rsidRDefault="007C2DC1" w:rsidP="00B62535">
            <w:pPr>
              <w:spacing w:after="0" w:line="240" w:lineRule="auto"/>
              <w:rPr>
                <w:rFonts w:eastAsia="Times New Roman" w:cs="Times New Roman"/>
              </w:rPr>
            </w:pPr>
          </w:p>
        </w:tc>
      </w:tr>
      <w:tr w:rsidR="007C2DC1" w:rsidRPr="00730028" w14:paraId="2CE03900" w14:textId="77777777" w:rsidTr="00B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D3FB4"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Sync reminders (Fitbit)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41A9CA"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Intervention only, sent after 7 days with no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1B9C94"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as needed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528659" w14:textId="77777777" w:rsidR="007C2DC1" w:rsidRPr="00730028" w:rsidRDefault="007C2DC1" w:rsidP="00B62535">
            <w:pPr>
              <w:spacing w:after="0" w:line="240" w:lineRule="auto"/>
              <w:rPr>
                <w:rFonts w:eastAsia="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F8E117" w14:textId="77777777" w:rsidR="007C2DC1" w:rsidRPr="00730028" w:rsidRDefault="007C2DC1" w:rsidP="00B62535">
            <w:pPr>
              <w:spacing w:after="0" w:line="240" w:lineRule="auto"/>
              <w:rPr>
                <w:rFonts w:eastAsia="Times New Roman" w:cs="Times New Roman"/>
              </w:rPr>
            </w:pPr>
          </w:p>
        </w:tc>
      </w:tr>
      <w:tr w:rsidR="007C2DC1" w:rsidRPr="00730028" w14:paraId="3A43B394" w14:textId="77777777" w:rsidTr="00B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F78267"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AE report reminders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52753F"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1x/every 3 months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68C4D5"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53FC23" w14:textId="77777777" w:rsidR="007C2DC1" w:rsidRPr="00730028" w:rsidRDefault="007C2DC1" w:rsidP="00B62535">
            <w:pPr>
              <w:spacing w:after="0" w:line="240" w:lineRule="auto"/>
              <w:rPr>
                <w:rFonts w:eastAsia="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FCC5F9" w14:textId="77777777" w:rsidR="007C2DC1" w:rsidRPr="00730028" w:rsidRDefault="007C2DC1" w:rsidP="00B62535">
            <w:pPr>
              <w:spacing w:after="0" w:line="240" w:lineRule="auto"/>
              <w:rPr>
                <w:rFonts w:eastAsia="Times New Roman" w:cs="Times New Roman"/>
              </w:rPr>
            </w:pPr>
          </w:p>
        </w:tc>
      </w:tr>
      <w:tr w:rsidR="007C2DC1" w:rsidRPr="00730028" w14:paraId="2C0A0C99" w14:textId="77777777" w:rsidTr="00B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4D119A" w14:textId="77777777" w:rsidR="007C2DC1" w:rsidRPr="00730028" w:rsidRDefault="007C2DC1" w:rsidP="00B62535">
            <w:pPr>
              <w:spacing w:after="0" w:line="240" w:lineRule="auto"/>
              <w:rPr>
                <w:rFonts w:eastAsia="Times New Roman" w:cs="Times New Roman"/>
                <w:b/>
              </w:rPr>
            </w:pPr>
            <w:r w:rsidRPr="00730028">
              <w:rPr>
                <w:rFonts w:eastAsia="Times New Roman" w:cs="Arial"/>
                <w:b/>
                <w:color w:val="000000"/>
              </w:rPr>
              <w:t>Times to send messages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91CCE" w14:textId="77777777" w:rsidR="007C2DC1" w:rsidRPr="00730028" w:rsidRDefault="007C2DC1" w:rsidP="00B62535">
            <w:pPr>
              <w:spacing w:after="0" w:line="240" w:lineRule="auto"/>
              <w:rPr>
                <w:rFonts w:eastAsia="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C2FF32" w14:textId="77777777" w:rsidR="007C2DC1" w:rsidRPr="00730028" w:rsidRDefault="007C2DC1" w:rsidP="00B62535">
            <w:pPr>
              <w:spacing w:after="0" w:line="240" w:lineRule="auto"/>
              <w:rPr>
                <w:rFonts w:eastAsia="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524CF" w14:textId="77777777" w:rsidR="007C2DC1" w:rsidRPr="00730028" w:rsidRDefault="007C2DC1" w:rsidP="00B62535">
            <w:pPr>
              <w:spacing w:after="0" w:line="240" w:lineRule="auto"/>
              <w:rPr>
                <w:rFonts w:eastAsia="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221EF3" w14:textId="77777777" w:rsidR="007C2DC1" w:rsidRPr="00730028" w:rsidRDefault="007C2DC1" w:rsidP="00B62535">
            <w:pPr>
              <w:spacing w:after="0" w:line="240" w:lineRule="auto"/>
              <w:rPr>
                <w:rFonts w:eastAsia="Times New Roman" w:cs="Times New Roman"/>
              </w:rPr>
            </w:pPr>
          </w:p>
        </w:tc>
      </w:tr>
      <w:tr w:rsidR="007C2DC1" w:rsidRPr="00730028" w14:paraId="16AFC852" w14:textId="77777777" w:rsidTr="00B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20587"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Morning (randomly choose 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ACB82"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9:30am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8E0E4C"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10:30am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74BCF"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11:00am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B401A3"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11:15am</w:t>
            </w:r>
          </w:p>
        </w:tc>
      </w:tr>
      <w:tr w:rsidR="007C2DC1" w:rsidRPr="00730028" w14:paraId="20597277" w14:textId="77777777" w:rsidTr="00B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A4C029"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Afternoon (randomly choose 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6CE4F2"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1:00pm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980217"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1:45pm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94EEAB"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2:30pm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94E672"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3:00pm</w:t>
            </w:r>
          </w:p>
        </w:tc>
      </w:tr>
      <w:tr w:rsidR="007C2DC1" w:rsidRPr="00730028" w14:paraId="2D6DFD5A" w14:textId="77777777" w:rsidTr="00B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890AE9"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Evening (randomly choose 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7451A6"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4:00pm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6D58AC"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4:30pm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EF92A1"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4:45pm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D903A6"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5:15pm</w:t>
            </w:r>
          </w:p>
        </w:tc>
      </w:tr>
      <w:tr w:rsidR="007C2DC1" w:rsidRPr="00730028" w14:paraId="5A330CC9" w14:textId="77777777" w:rsidTr="00B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9D3DE2"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Anytime (any of the above times)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5BFF48" w14:textId="77777777" w:rsidR="007C2DC1" w:rsidRPr="00730028" w:rsidRDefault="007C2DC1" w:rsidP="00B62535">
            <w:pPr>
              <w:spacing w:after="0" w:line="240" w:lineRule="auto"/>
              <w:rPr>
                <w:rFonts w:eastAsia="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5D7AD9" w14:textId="77777777" w:rsidR="007C2DC1" w:rsidRPr="00730028" w:rsidRDefault="007C2DC1" w:rsidP="00B62535">
            <w:pPr>
              <w:spacing w:after="0" w:line="240" w:lineRule="auto"/>
              <w:rPr>
                <w:rFonts w:eastAsia="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E9CE3" w14:textId="77777777" w:rsidR="007C2DC1" w:rsidRPr="00730028" w:rsidRDefault="007C2DC1" w:rsidP="00B62535">
            <w:pPr>
              <w:spacing w:after="0" w:line="240" w:lineRule="auto"/>
              <w:rPr>
                <w:rFonts w:eastAsia="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15AA4D" w14:textId="77777777" w:rsidR="007C2DC1" w:rsidRPr="00730028" w:rsidRDefault="007C2DC1" w:rsidP="00B62535">
            <w:pPr>
              <w:spacing w:after="0" w:line="240" w:lineRule="auto"/>
              <w:rPr>
                <w:rFonts w:eastAsia="Times New Roman" w:cs="Times New Roman"/>
              </w:rPr>
            </w:pPr>
          </w:p>
        </w:tc>
      </w:tr>
      <w:tr w:rsidR="007C2DC1" w:rsidRPr="00730028" w14:paraId="132D7355" w14:textId="77777777" w:rsidTr="00B625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7E596E"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Other (sent before mealtimes)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39B357"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11:30am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A1FD7A" w14:textId="77777777" w:rsidR="007C2DC1" w:rsidRPr="00730028" w:rsidRDefault="007C2DC1" w:rsidP="00B62535">
            <w:pPr>
              <w:spacing w:after="0" w:line="240" w:lineRule="auto"/>
              <w:rPr>
                <w:rFonts w:eastAsia="Times New Roman" w:cs="Times New Roman"/>
              </w:rPr>
            </w:pPr>
            <w:r w:rsidRPr="00730028">
              <w:rPr>
                <w:rFonts w:eastAsia="Times New Roman" w:cs="Arial"/>
                <w:color w:val="000000"/>
              </w:rPr>
              <w:t>5:30pm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86083D" w14:textId="77777777" w:rsidR="007C2DC1" w:rsidRPr="00730028" w:rsidRDefault="007C2DC1" w:rsidP="00B62535">
            <w:pPr>
              <w:spacing w:after="0" w:line="240" w:lineRule="auto"/>
              <w:rPr>
                <w:rFonts w:eastAsia="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F6DA9C" w14:textId="77777777" w:rsidR="007C2DC1" w:rsidRPr="00730028" w:rsidRDefault="007C2DC1" w:rsidP="00B62535">
            <w:pPr>
              <w:spacing w:after="0" w:line="240" w:lineRule="auto"/>
              <w:rPr>
                <w:rFonts w:eastAsia="Times New Roman" w:cs="Times New Roman"/>
              </w:rPr>
            </w:pPr>
          </w:p>
        </w:tc>
      </w:tr>
    </w:tbl>
    <w:p w14:paraId="51AE437E" w14:textId="77777777" w:rsidR="007C2DC1" w:rsidRDefault="007C2DC1" w:rsidP="007C2DC1"/>
    <w:p w14:paraId="25601AC8" w14:textId="77777777" w:rsidR="00730028" w:rsidRDefault="00730028" w:rsidP="007C2DC1"/>
    <w:p w14:paraId="72F0349C" w14:textId="77777777" w:rsidR="00730028" w:rsidRPr="00730028" w:rsidRDefault="00730028" w:rsidP="00B76508">
      <w:pPr>
        <w:pStyle w:val="Heading5"/>
        <w:keepNext w:val="0"/>
        <w:keepLines w:val="0"/>
        <w:numPr>
          <w:ilvl w:val="0"/>
          <w:numId w:val="66"/>
        </w:numPr>
        <w:spacing w:before="0" w:line="240" w:lineRule="auto"/>
        <w:ind w:left="0"/>
        <w:rPr>
          <w:rFonts w:asciiTheme="minorHAnsi" w:hAnsiTheme="minorHAnsi" w:cs="Arial"/>
          <w:b/>
          <w:color w:val="707070"/>
          <w:sz w:val="21"/>
          <w:szCs w:val="21"/>
        </w:rPr>
      </w:pPr>
      <w:r w:rsidRPr="00730028">
        <w:rPr>
          <w:rFonts w:asciiTheme="minorHAnsi" w:hAnsiTheme="minorHAnsi" w:cs="Arial"/>
          <w:b/>
          <w:color w:val="707070"/>
          <w:sz w:val="21"/>
          <w:szCs w:val="21"/>
          <w:u w:val="single"/>
        </w:rPr>
        <w:t>Stay Strong Goal Algorithm</w:t>
      </w:r>
    </w:p>
    <w:p w14:paraId="041F293B"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Style w:val="Emphasis"/>
          <w:rFonts w:asciiTheme="minorHAnsi" w:hAnsiTheme="minorHAnsi" w:cs="Arial"/>
          <w:color w:val="333333"/>
          <w:sz w:val="21"/>
          <w:szCs w:val="21"/>
        </w:rPr>
        <w:t>Purpose:</w:t>
      </w:r>
      <w:r w:rsidRPr="00730028">
        <w:rPr>
          <w:rFonts w:asciiTheme="minorHAnsi" w:hAnsiTheme="minorHAnsi" w:cs="Arial"/>
          <w:color w:val="333333"/>
          <w:sz w:val="21"/>
          <w:szCs w:val="21"/>
        </w:rPr>
        <w:t>  To provide the participants with a weekly goal based on data received from their device which slowly and gradually increases physical activity over time. </w:t>
      </w:r>
    </w:p>
    <w:p w14:paraId="3A7D66EB"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General guidelines:  For safety reasons, we never want to issue a daily goal which is more than 5 minutes greater than their previous week’s goal.  We never want to issue a goal in the absence of new data, so will instead re-issue the previous week’s goal as needed.  Each week the participant’s goal may go up, down, or stay the same.  No goal may exceed 60 minutes per day.</w:t>
      </w:r>
    </w:p>
    <w:p w14:paraId="77E21ED5" w14:textId="7A8E930F"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D</w:t>
      </w:r>
      <w:r w:rsidRPr="00730028">
        <w:rPr>
          <w:rStyle w:val="Emphasis"/>
          <w:rFonts w:asciiTheme="minorHAnsi" w:hAnsiTheme="minorHAnsi" w:cs="Arial"/>
          <w:color w:val="333333"/>
          <w:sz w:val="21"/>
          <w:szCs w:val="21"/>
        </w:rPr>
        <w:t>ay of calculation:</w:t>
      </w:r>
      <w:r w:rsidRPr="00730028">
        <w:rPr>
          <w:rFonts w:asciiTheme="minorHAnsi" w:hAnsiTheme="minorHAnsi" w:cs="Arial"/>
          <w:color w:val="333333"/>
          <w:sz w:val="21"/>
          <w:szCs w:val="21"/>
        </w:rPr>
        <w:t>  Goals to be calculated</w:t>
      </w:r>
      <w:r w:rsidR="0041303B">
        <w:rPr>
          <w:rFonts w:asciiTheme="minorHAnsi" w:hAnsiTheme="minorHAnsi" w:cs="Arial"/>
          <w:color w:val="333333"/>
          <w:sz w:val="21"/>
          <w:szCs w:val="21"/>
        </w:rPr>
        <w:t xml:space="preserve"> based on data through Saturday 11:59p local time and notification will be pushed</w:t>
      </w:r>
      <w:r w:rsidRPr="00730028">
        <w:rPr>
          <w:rFonts w:asciiTheme="minorHAnsi" w:hAnsiTheme="minorHAnsi" w:cs="Arial"/>
          <w:color w:val="333333"/>
          <w:sz w:val="21"/>
          <w:szCs w:val="21"/>
        </w:rPr>
        <w:t xml:space="preserve"> at </w:t>
      </w:r>
      <w:r w:rsidR="0041303B">
        <w:rPr>
          <w:rFonts w:asciiTheme="minorHAnsi" w:hAnsiTheme="minorHAnsi" w:cs="Arial"/>
          <w:color w:val="333333"/>
          <w:sz w:val="21"/>
          <w:szCs w:val="21"/>
        </w:rPr>
        <w:t>9:00</w:t>
      </w:r>
      <w:r w:rsidRPr="00730028">
        <w:rPr>
          <w:rFonts w:asciiTheme="minorHAnsi" w:hAnsiTheme="minorHAnsi" w:cs="Arial"/>
          <w:color w:val="333333"/>
          <w:sz w:val="21"/>
          <w:szCs w:val="21"/>
        </w:rPr>
        <w:t>am of their respective time zone Sunday.</w:t>
      </w:r>
      <w:r w:rsidR="0041303B" w:rsidRPr="00730028" w:rsidDel="0041303B">
        <w:rPr>
          <w:rFonts w:asciiTheme="minorHAnsi" w:hAnsiTheme="minorHAnsi" w:cs="Arial"/>
          <w:color w:val="333333"/>
          <w:sz w:val="21"/>
          <w:szCs w:val="21"/>
        </w:rPr>
        <w:t xml:space="preserve"> </w:t>
      </w:r>
    </w:p>
    <w:p w14:paraId="38C5CCF0"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Valid week for calculation:  the most</w:t>
      </w:r>
      <w:r w:rsidRPr="00730028">
        <w:rPr>
          <w:rStyle w:val="apple-converted-space"/>
          <w:rFonts w:asciiTheme="minorHAnsi" w:hAnsiTheme="minorHAnsi" w:cs="Arial"/>
          <w:color w:val="333333"/>
          <w:sz w:val="21"/>
          <w:szCs w:val="21"/>
        </w:rPr>
        <w:t> </w:t>
      </w:r>
      <w:r w:rsidRPr="00730028">
        <w:rPr>
          <w:rStyle w:val="Strong"/>
          <w:rFonts w:asciiTheme="minorHAnsi" w:hAnsiTheme="minorHAnsi" w:cs="Arial"/>
          <w:color w:val="333333"/>
          <w:sz w:val="21"/>
          <w:szCs w:val="21"/>
        </w:rPr>
        <w:t>recent</w:t>
      </w:r>
      <w:r w:rsidRPr="00730028">
        <w:rPr>
          <w:rStyle w:val="apple-converted-space"/>
          <w:rFonts w:asciiTheme="minorHAnsi" w:hAnsiTheme="minorHAnsi" w:cs="Arial"/>
          <w:color w:val="333333"/>
          <w:sz w:val="21"/>
          <w:szCs w:val="21"/>
        </w:rPr>
        <w:t> </w:t>
      </w:r>
      <w:r w:rsidRPr="00730028">
        <w:rPr>
          <w:rFonts w:asciiTheme="minorHAnsi" w:hAnsiTheme="minorHAnsi" w:cs="Arial"/>
          <w:color w:val="333333"/>
          <w:sz w:val="21"/>
          <w:szCs w:val="21"/>
        </w:rPr>
        <w:t>7 consecutive days where at least 5 of the 7 days have valid data.  To be a valid day, a day must have:</w:t>
      </w:r>
    </w:p>
    <w:p w14:paraId="1753DAE6" w14:textId="77777777" w:rsidR="00730028" w:rsidRPr="00730028" w:rsidRDefault="00730028" w:rsidP="00730028">
      <w:pPr>
        <w:spacing w:after="0" w:line="240" w:lineRule="auto"/>
        <w:rPr>
          <w:rFonts w:cs="Arial"/>
          <w:color w:val="333333"/>
          <w:sz w:val="21"/>
          <w:szCs w:val="21"/>
        </w:rPr>
      </w:pPr>
    </w:p>
    <w:p w14:paraId="07015684" w14:textId="77777777" w:rsidR="00730028" w:rsidRPr="00730028" w:rsidRDefault="00730028" w:rsidP="00B76508">
      <w:pPr>
        <w:numPr>
          <w:ilvl w:val="1"/>
          <w:numId w:val="67"/>
        </w:numPr>
        <w:spacing w:before="100" w:beforeAutospacing="1" w:after="100" w:afterAutospacing="1" w:line="240" w:lineRule="auto"/>
        <w:ind w:left="0"/>
        <w:rPr>
          <w:rFonts w:cs="Arial"/>
          <w:color w:val="333333"/>
          <w:sz w:val="21"/>
          <w:szCs w:val="21"/>
        </w:rPr>
      </w:pPr>
      <w:r w:rsidRPr="00730028">
        <w:rPr>
          <w:rFonts w:cs="Arial"/>
          <w:color w:val="333333"/>
          <w:sz w:val="21"/>
          <w:szCs w:val="21"/>
        </w:rPr>
        <w:t>5 minutes of light activity</w:t>
      </w:r>
    </w:p>
    <w:p w14:paraId="5960B8D4"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Style w:val="Emphasis"/>
          <w:rFonts w:asciiTheme="minorHAnsi" w:hAnsiTheme="minorHAnsi" w:cs="Arial"/>
          <w:color w:val="333333"/>
          <w:sz w:val="21"/>
          <w:szCs w:val="21"/>
        </w:rPr>
        <w:t>FIRST GOAL CACULATION:</w:t>
      </w:r>
    </w:p>
    <w:p w14:paraId="6E9F83AA" w14:textId="77777777" w:rsidR="00730028" w:rsidRPr="00730028" w:rsidRDefault="00730028" w:rsidP="00730028">
      <w:pPr>
        <w:spacing w:after="0" w:line="240" w:lineRule="auto"/>
        <w:rPr>
          <w:rFonts w:cs="Arial"/>
          <w:color w:val="333333"/>
          <w:sz w:val="21"/>
          <w:szCs w:val="21"/>
        </w:rPr>
      </w:pPr>
    </w:p>
    <w:p w14:paraId="788B0B1D" w14:textId="77777777" w:rsidR="00730028" w:rsidRPr="00730028" w:rsidRDefault="00730028" w:rsidP="00B76508">
      <w:pPr>
        <w:numPr>
          <w:ilvl w:val="1"/>
          <w:numId w:val="68"/>
        </w:numPr>
        <w:spacing w:before="100" w:beforeAutospacing="1" w:after="100" w:afterAutospacing="1" w:line="240" w:lineRule="auto"/>
        <w:ind w:left="0"/>
        <w:rPr>
          <w:rFonts w:cs="Arial"/>
          <w:color w:val="333333"/>
          <w:sz w:val="21"/>
          <w:szCs w:val="21"/>
        </w:rPr>
      </w:pPr>
      <w:r w:rsidRPr="00730028">
        <w:rPr>
          <w:rFonts w:cs="Arial"/>
          <w:color w:val="333333"/>
          <w:sz w:val="21"/>
          <w:szCs w:val="21"/>
        </w:rPr>
        <w:t>The average of most recent valid week is calculated, where non valid days are dropped and the remaining total is averaged.  (AVG)</w:t>
      </w:r>
    </w:p>
    <w:p w14:paraId="09364934" w14:textId="77777777" w:rsidR="00730028" w:rsidRPr="00730028" w:rsidRDefault="00730028" w:rsidP="00B76508">
      <w:pPr>
        <w:numPr>
          <w:ilvl w:val="1"/>
          <w:numId w:val="68"/>
        </w:numPr>
        <w:spacing w:before="100" w:beforeAutospacing="1" w:after="100" w:afterAutospacing="1" w:line="240" w:lineRule="auto"/>
        <w:ind w:left="0"/>
        <w:rPr>
          <w:rFonts w:cs="Arial"/>
          <w:color w:val="333333"/>
          <w:sz w:val="21"/>
          <w:szCs w:val="21"/>
        </w:rPr>
      </w:pPr>
      <w:r w:rsidRPr="00730028">
        <w:rPr>
          <w:rFonts w:cs="Arial"/>
          <w:color w:val="333333"/>
          <w:sz w:val="21"/>
          <w:szCs w:val="21"/>
        </w:rPr>
        <w:t>AVG + 5 Minutes, rounded to the nearest integer  = Pre Goal (PreG)</w:t>
      </w:r>
    </w:p>
    <w:p w14:paraId="02A31880" w14:textId="77777777" w:rsidR="00730028" w:rsidRPr="00730028" w:rsidRDefault="00730028" w:rsidP="00B76508">
      <w:pPr>
        <w:numPr>
          <w:ilvl w:val="1"/>
          <w:numId w:val="68"/>
        </w:numPr>
        <w:spacing w:before="100" w:beforeAutospacing="1" w:after="100" w:afterAutospacing="1" w:line="240" w:lineRule="auto"/>
        <w:ind w:left="0"/>
        <w:rPr>
          <w:rFonts w:cs="Arial"/>
          <w:color w:val="333333"/>
          <w:sz w:val="21"/>
          <w:szCs w:val="21"/>
        </w:rPr>
      </w:pPr>
      <w:r w:rsidRPr="00730028">
        <w:rPr>
          <w:rFonts w:cs="Arial"/>
          <w:color w:val="333333"/>
          <w:sz w:val="21"/>
          <w:szCs w:val="21"/>
        </w:rPr>
        <w:t>For the first goal calculation, PreG is the first Goal (G)</w:t>
      </w:r>
    </w:p>
    <w:p w14:paraId="45EF9A5A"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Style w:val="Strong"/>
          <w:rFonts w:asciiTheme="minorHAnsi" w:hAnsiTheme="minorHAnsi" w:cs="Arial"/>
          <w:color w:val="333333"/>
          <w:sz w:val="21"/>
          <w:szCs w:val="21"/>
        </w:rPr>
        <w:t>Example:</w:t>
      </w:r>
    </w:p>
    <w:tbl>
      <w:tblPr>
        <w:tblW w:w="0" w:type="auto"/>
        <w:tblInd w:w="450" w:type="dxa"/>
        <w:tblCellMar>
          <w:top w:w="15" w:type="dxa"/>
          <w:left w:w="15" w:type="dxa"/>
          <w:bottom w:w="15" w:type="dxa"/>
          <w:right w:w="15" w:type="dxa"/>
        </w:tblCellMar>
        <w:tblLook w:val="04A0" w:firstRow="1" w:lastRow="0" w:firstColumn="1" w:lastColumn="0" w:noHBand="0" w:noVBand="1"/>
      </w:tblPr>
      <w:tblGrid>
        <w:gridCol w:w="3132"/>
        <w:gridCol w:w="2951"/>
        <w:gridCol w:w="3127"/>
      </w:tblGrid>
      <w:tr w:rsidR="00730028" w:rsidRPr="00730028" w14:paraId="2BB9CB14"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4013CDA"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Style w:val="Strong"/>
                <w:rFonts w:asciiTheme="minorHAnsi" w:hAnsiTheme="minorHAnsi" w:cs="Arial"/>
                <w:color w:val="333333"/>
                <w:sz w:val="21"/>
                <w:szCs w:val="21"/>
              </w:rPr>
              <w:t>Date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E882C9F"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Style w:val="Strong"/>
                <w:rFonts w:asciiTheme="minorHAnsi" w:hAnsiTheme="minorHAnsi" w:cs="Arial"/>
                <w:color w:val="333333"/>
                <w:sz w:val="21"/>
                <w:szCs w:val="21"/>
              </w:rPr>
              <w:t>Active Minutes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92496CC"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Style w:val="Strong"/>
                <w:rFonts w:asciiTheme="minorHAnsi" w:hAnsiTheme="minorHAnsi" w:cs="Arial"/>
                <w:color w:val="333333"/>
                <w:sz w:val="21"/>
                <w:szCs w:val="21"/>
              </w:rPr>
              <w:t>Minutes of Light Activity</w:t>
            </w:r>
          </w:p>
        </w:tc>
      </w:tr>
      <w:tr w:rsidR="00730028" w:rsidRPr="00730028" w14:paraId="7542770E"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B0963C"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12/12/2015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E8038B7"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13</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80C91CE"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172</w:t>
            </w:r>
          </w:p>
        </w:tc>
      </w:tr>
      <w:tr w:rsidR="00730028" w:rsidRPr="00730028" w14:paraId="34E1ED53"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DE5185"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12/11/2015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8EA117E"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9</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6ADCEC3"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277</w:t>
            </w:r>
          </w:p>
        </w:tc>
      </w:tr>
      <w:tr w:rsidR="00730028" w:rsidRPr="00730028" w14:paraId="09156FA2"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A5A64DD"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12/10/2015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8DC58B6"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24</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8442393"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151</w:t>
            </w:r>
          </w:p>
        </w:tc>
      </w:tr>
      <w:tr w:rsidR="00730028" w:rsidRPr="00730028" w14:paraId="296E9152"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6685A4B"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12/09/2015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C5CAAD1"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Fonts w:asciiTheme="minorHAnsi" w:hAnsiTheme="minorHAnsi" w:cs="Arial"/>
                <w:color w:val="333333"/>
                <w:sz w:val="21"/>
                <w:szCs w:val="21"/>
              </w:rPr>
              <w:t>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11D6E9"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Fonts w:asciiTheme="minorHAnsi" w:hAnsiTheme="minorHAnsi" w:cs="Arial"/>
                <w:color w:val="333333"/>
                <w:sz w:val="21"/>
                <w:szCs w:val="21"/>
              </w:rPr>
              <w:t>4</w:t>
            </w:r>
          </w:p>
        </w:tc>
      </w:tr>
      <w:tr w:rsidR="00730028" w:rsidRPr="00730028" w14:paraId="37F34CFF"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C9C71E"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12/08/2015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4E87297"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35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480B02B"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173</w:t>
            </w:r>
          </w:p>
        </w:tc>
      </w:tr>
      <w:tr w:rsidR="00730028" w:rsidRPr="00730028" w14:paraId="73993060"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DD9148"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12/07/2015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E1B24F0"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8</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264E45B"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109</w:t>
            </w:r>
          </w:p>
        </w:tc>
      </w:tr>
      <w:tr w:rsidR="00730028" w:rsidRPr="00730028" w14:paraId="3FD62CA7"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6E1D15B"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12/06/2015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02971FE"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Fonts w:asciiTheme="minorHAnsi" w:hAnsiTheme="minorHAnsi" w:cs="Arial"/>
                <w:color w:val="333333"/>
                <w:sz w:val="21"/>
                <w:szCs w:val="21"/>
              </w:rPr>
              <w:t>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106E042"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Fonts w:asciiTheme="minorHAnsi" w:hAnsiTheme="minorHAnsi" w:cs="Arial"/>
                <w:color w:val="333333"/>
                <w:sz w:val="21"/>
                <w:szCs w:val="21"/>
              </w:rPr>
              <w:t>3</w:t>
            </w:r>
          </w:p>
        </w:tc>
      </w:tr>
      <w:tr w:rsidR="00730028" w:rsidRPr="00730028" w14:paraId="3F285063"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67BD2FE"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12/05/2015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5A2953"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Fonts w:asciiTheme="minorHAnsi" w:hAnsiTheme="minorHAnsi" w:cs="Arial"/>
                <w:color w:val="333333"/>
                <w:sz w:val="21"/>
                <w:szCs w:val="21"/>
              </w:rPr>
              <w:t>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8F020D4"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Fonts w:asciiTheme="minorHAnsi" w:hAnsiTheme="minorHAnsi" w:cs="Arial"/>
                <w:color w:val="333333"/>
                <w:sz w:val="21"/>
                <w:szCs w:val="21"/>
              </w:rPr>
              <w:t>0</w:t>
            </w:r>
          </w:p>
        </w:tc>
      </w:tr>
    </w:tbl>
    <w:p w14:paraId="08A0CAF9" w14:textId="77777777" w:rsidR="00730028" w:rsidRPr="00730028" w:rsidRDefault="00730028" w:rsidP="00730028">
      <w:pPr>
        <w:pStyle w:val="NormalWeb"/>
        <w:spacing w:before="150" w:beforeAutospacing="0" w:after="0" w:afterAutospacing="0"/>
        <w:rPr>
          <w:rFonts w:asciiTheme="minorHAnsi" w:hAnsiTheme="minorHAnsi" w:cs="Arial"/>
          <w:color w:val="333333"/>
          <w:sz w:val="21"/>
          <w:szCs w:val="21"/>
        </w:rPr>
      </w:pPr>
    </w:p>
    <w:p w14:paraId="1B97603E"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8C0327">
        <w:rPr>
          <w:rFonts w:asciiTheme="minorHAnsi" w:hAnsiTheme="minorHAnsi" w:cs="Arial"/>
          <w:color w:val="333333"/>
          <w:sz w:val="21"/>
          <w:szCs w:val="21"/>
          <w:highlight w:val="yellow"/>
        </w:rPr>
        <w:t>YELLOW</w:t>
      </w:r>
      <w:r w:rsidRPr="00730028">
        <w:rPr>
          <w:rFonts w:asciiTheme="minorHAnsi" w:hAnsiTheme="minorHAnsi" w:cs="Arial"/>
          <w:color w:val="333333"/>
          <w:sz w:val="21"/>
          <w:szCs w:val="21"/>
        </w:rPr>
        <w:t xml:space="preserve"> is the valid week for calculation</w:t>
      </w:r>
    </w:p>
    <w:p w14:paraId="1953DD54"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8C0327">
        <w:rPr>
          <w:rFonts w:asciiTheme="minorHAnsi" w:hAnsiTheme="minorHAnsi" w:cs="Arial"/>
          <w:color w:val="333333"/>
          <w:sz w:val="21"/>
          <w:szCs w:val="21"/>
          <w:highlight w:val="green"/>
        </w:rPr>
        <w:t>GREEN</w:t>
      </w:r>
      <w:r w:rsidRPr="00730028">
        <w:rPr>
          <w:rFonts w:asciiTheme="minorHAnsi" w:hAnsiTheme="minorHAnsi" w:cs="Arial"/>
          <w:color w:val="333333"/>
          <w:sz w:val="21"/>
          <w:szCs w:val="21"/>
        </w:rPr>
        <w:t xml:space="preserve"> are the valid days</w:t>
      </w:r>
    </w:p>
    <w:p w14:paraId="415E98D6"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AVG [(13 + 9 +24 +35 + 8)/</w:t>
      </w:r>
      <w:r w:rsidRPr="008C0327">
        <w:rPr>
          <w:rFonts w:asciiTheme="minorHAnsi" w:hAnsiTheme="minorHAnsi" w:cs="Arial"/>
          <w:color w:val="333333"/>
          <w:sz w:val="21"/>
          <w:szCs w:val="21"/>
          <w:highlight w:val="green"/>
        </w:rPr>
        <w:t>5</w:t>
      </w:r>
      <w:r w:rsidRPr="00730028">
        <w:rPr>
          <w:rFonts w:asciiTheme="minorHAnsi" w:hAnsiTheme="minorHAnsi" w:cs="Arial"/>
          <w:color w:val="333333"/>
          <w:sz w:val="21"/>
          <w:szCs w:val="21"/>
        </w:rPr>
        <w:t>]   =17.8</w:t>
      </w:r>
    </w:p>
    <w:p w14:paraId="651A21DB" w14:textId="77777777" w:rsidR="00730028" w:rsidRPr="00730028" w:rsidRDefault="00730028" w:rsidP="00730028">
      <w:pPr>
        <w:pStyle w:val="NormalWeb"/>
        <w:spacing w:before="150" w:beforeAutospacing="0" w:after="0" w:afterAutospacing="0"/>
        <w:rPr>
          <w:rFonts w:asciiTheme="minorHAnsi" w:hAnsiTheme="minorHAnsi" w:cs="Arial"/>
          <w:color w:val="333333"/>
          <w:sz w:val="21"/>
          <w:szCs w:val="21"/>
        </w:rPr>
      </w:pPr>
    </w:p>
    <w:p w14:paraId="3691BFC7"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PreG = Int(17.8 +5)  = 23</w:t>
      </w:r>
    </w:p>
    <w:p w14:paraId="1076FA61"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G = 23 Minutes daily</w:t>
      </w:r>
    </w:p>
    <w:p w14:paraId="3F7020D9" w14:textId="2F12466D"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Style w:val="Emphasis"/>
          <w:rFonts w:asciiTheme="minorHAnsi" w:hAnsiTheme="minorHAnsi" w:cs="Arial"/>
          <w:color w:val="333333"/>
          <w:sz w:val="21"/>
          <w:szCs w:val="21"/>
        </w:rPr>
        <w:t>SUBS</w:t>
      </w:r>
      <w:r w:rsidR="008C0327">
        <w:rPr>
          <w:rStyle w:val="Emphasis"/>
          <w:rFonts w:asciiTheme="minorHAnsi" w:hAnsiTheme="minorHAnsi" w:cs="Arial"/>
          <w:color w:val="333333"/>
          <w:sz w:val="21"/>
          <w:szCs w:val="21"/>
        </w:rPr>
        <w:t>E</w:t>
      </w:r>
      <w:r w:rsidRPr="00730028">
        <w:rPr>
          <w:rStyle w:val="Emphasis"/>
          <w:rFonts w:asciiTheme="minorHAnsi" w:hAnsiTheme="minorHAnsi" w:cs="Arial"/>
          <w:color w:val="333333"/>
          <w:sz w:val="21"/>
          <w:szCs w:val="21"/>
        </w:rPr>
        <w:t>QUENT GOAL CALCULATIONS:</w:t>
      </w:r>
    </w:p>
    <w:p w14:paraId="4BA8F4DB" w14:textId="77777777" w:rsidR="00730028" w:rsidRPr="00730028" w:rsidRDefault="00730028" w:rsidP="00B76508">
      <w:pPr>
        <w:numPr>
          <w:ilvl w:val="1"/>
          <w:numId w:val="69"/>
        </w:numPr>
        <w:spacing w:before="100" w:beforeAutospacing="1" w:after="100" w:afterAutospacing="1" w:line="240" w:lineRule="auto"/>
        <w:ind w:left="0"/>
        <w:rPr>
          <w:rFonts w:cs="Arial"/>
          <w:color w:val="333333"/>
          <w:sz w:val="21"/>
          <w:szCs w:val="21"/>
        </w:rPr>
      </w:pPr>
      <w:r w:rsidRPr="00730028">
        <w:rPr>
          <w:rFonts w:cs="Arial"/>
          <w:color w:val="333333"/>
          <w:sz w:val="21"/>
          <w:szCs w:val="21"/>
        </w:rPr>
        <w:t>The average most recent valid week is calculated, where non valid days are dropped and the remaining totaled is averaged.  (AVG)</w:t>
      </w:r>
    </w:p>
    <w:p w14:paraId="2BC64F19" w14:textId="77777777" w:rsidR="00730028" w:rsidRPr="00730028" w:rsidRDefault="00730028" w:rsidP="00B76508">
      <w:pPr>
        <w:numPr>
          <w:ilvl w:val="1"/>
          <w:numId w:val="69"/>
        </w:numPr>
        <w:spacing w:before="100" w:beforeAutospacing="1" w:after="100" w:afterAutospacing="1" w:line="240" w:lineRule="auto"/>
        <w:ind w:left="0"/>
        <w:rPr>
          <w:rFonts w:cs="Arial"/>
          <w:color w:val="333333"/>
          <w:sz w:val="21"/>
          <w:szCs w:val="21"/>
        </w:rPr>
      </w:pPr>
      <w:r w:rsidRPr="00730028">
        <w:rPr>
          <w:rFonts w:cs="Arial"/>
          <w:color w:val="333333"/>
          <w:sz w:val="21"/>
          <w:szCs w:val="21"/>
        </w:rPr>
        <w:t>If no new data since last calculation then issue previous G as new goal.  Stated another way:  If no new data à G = last week’s goal</w:t>
      </w:r>
    </w:p>
    <w:p w14:paraId="71D54E3E" w14:textId="77777777" w:rsidR="00730028" w:rsidRPr="00730028" w:rsidRDefault="00730028" w:rsidP="00B76508">
      <w:pPr>
        <w:numPr>
          <w:ilvl w:val="1"/>
          <w:numId w:val="69"/>
        </w:numPr>
        <w:spacing w:before="100" w:beforeAutospacing="1" w:after="100" w:afterAutospacing="1" w:line="240" w:lineRule="auto"/>
        <w:ind w:left="0"/>
        <w:rPr>
          <w:rFonts w:cs="Arial"/>
          <w:color w:val="333333"/>
          <w:sz w:val="21"/>
          <w:szCs w:val="21"/>
        </w:rPr>
      </w:pPr>
      <w:r w:rsidRPr="00730028">
        <w:rPr>
          <w:rFonts w:cs="Arial"/>
          <w:color w:val="333333"/>
          <w:sz w:val="21"/>
          <w:szCs w:val="21"/>
        </w:rPr>
        <w:t>If new data, we want to ensure that the new goal is not more than 5 minutes greater than the previous goal.  Therefore, we add 5 minutes to the previous G to make MaxG, which is used as a comparison for this week:</w:t>
      </w:r>
    </w:p>
    <w:p w14:paraId="1F278A66" w14:textId="3933809E" w:rsidR="00730028" w:rsidRPr="00730028" w:rsidRDefault="008C0327" w:rsidP="00B76508">
      <w:pPr>
        <w:numPr>
          <w:ilvl w:val="2"/>
          <w:numId w:val="69"/>
        </w:numPr>
        <w:spacing w:before="100" w:beforeAutospacing="1" w:after="100" w:afterAutospacing="1" w:line="240" w:lineRule="auto"/>
        <w:ind w:left="0"/>
        <w:rPr>
          <w:rFonts w:cs="Arial"/>
          <w:color w:val="333333"/>
          <w:sz w:val="21"/>
          <w:szCs w:val="21"/>
        </w:rPr>
      </w:pPr>
      <w:r>
        <w:rPr>
          <w:rFonts w:cs="Arial"/>
          <w:color w:val="333333"/>
          <w:sz w:val="21"/>
          <w:szCs w:val="21"/>
        </w:rPr>
        <w:t xml:space="preserve">If PreG&lt;MaxG then </w:t>
      </w:r>
      <w:r w:rsidR="00730028" w:rsidRPr="00730028">
        <w:rPr>
          <w:rFonts w:cs="Arial"/>
          <w:color w:val="333333"/>
          <w:sz w:val="21"/>
          <w:szCs w:val="21"/>
        </w:rPr>
        <w:t>G=Preg</w:t>
      </w:r>
    </w:p>
    <w:p w14:paraId="4AF537DB" w14:textId="45820C24" w:rsidR="00730028" w:rsidRPr="00730028" w:rsidRDefault="008C0327" w:rsidP="00B76508">
      <w:pPr>
        <w:numPr>
          <w:ilvl w:val="2"/>
          <w:numId w:val="69"/>
        </w:numPr>
        <w:spacing w:before="100" w:beforeAutospacing="1" w:after="100" w:afterAutospacing="1" w:line="240" w:lineRule="auto"/>
        <w:ind w:left="0"/>
        <w:rPr>
          <w:rFonts w:cs="Arial"/>
          <w:color w:val="333333"/>
          <w:sz w:val="21"/>
          <w:szCs w:val="21"/>
        </w:rPr>
      </w:pPr>
      <w:r>
        <w:rPr>
          <w:rFonts w:cs="Arial"/>
          <w:color w:val="333333"/>
          <w:sz w:val="21"/>
          <w:szCs w:val="21"/>
        </w:rPr>
        <w:t xml:space="preserve">If PreG&gt;MaxG then </w:t>
      </w:r>
      <w:r w:rsidR="00730028" w:rsidRPr="00730028">
        <w:rPr>
          <w:rFonts w:cs="Arial"/>
          <w:color w:val="333333"/>
          <w:sz w:val="21"/>
          <w:szCs w:val="21"/>
        </w:rPr>
        <w:t>G=MaxG</w:t>
      </w:r>
    </w:p>
    <w:p w14:paraId="3C6CAD5E"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Style w:val="Strong"/>
          <w:rFonts w:asciiTheme="minorHAnsi" w:hAnsiTheme="minorHAnsi" w:cs="Arial"/>
          <w:color w:val="333333"/>
          <w:sz w:val="21"/>
          <w:szCs w:val="21"/>
        </w:rPr>
        <w:t>Example One:</w:t>
      </w:r>
    </w:p>
    <w:tbl>
      <w:tblPr>
        <w:tblW w:w="0" w:type="auto"/>
        <w:tblInd w:w="450" w:type="dxa"/>
        <w:tblCellMar>
          <w:top w:w="15" w:type="dxa"/>
          <w:left w:w="15" w:type="dxa"/>
          <w:bottom w:w="15" w:type="dxa"/>
          <w:right w:w="15" w:type="dxa"/>
        </w:tblCellMar>
        <w:tblLook w:val="04A0" w:firstRow="1" w:lastRow="0" w:firstColumn="1" w:lastColumn="0" w:noHBand="0" w:noVBand="1"/>
      </w:tblPr>
      <w:tblGrid>
        <w:gridCol w:w="3132"/>
        <w:gridCol w:w="2951"/>
        <w:gridCol w:w="3127"/>
      </w:tblGrid>
      <w:tr w:rsidR="00730028" w:rsidRPr="00730028" w14:paraId="24296F4A"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043BCB3"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Style w:val="Strong"/>
                <w:rFonts w:asciiTheme="minorHAnsi" w:hAnsiTheme="minorHAnsi" w:cs="Arial"/>
                <w:color w:val="333333"/>
                <w:sz w:val="21"/>
                <w:szCs w:val="21"/>
              </w:rPr>
              <w:t>Date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1AAF8CB"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Style w:val="Strong"/>
                <w:rFonts w:asciiTheme="minorHAnsi" w:hAnsiTheme="minorHAnsi" w:cs="Arial"/>
                <w:color w:val="333333"/>
                <w:sz w:val="21"/>
                <w:szCs w:val="21"/>
              </w:rPr>
              <w:t>Active Minutes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7174E74"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Style w:val="Strong"/>
                <w:rFonts w:asciiTheme="minorHAnsi" w:hAnsiTheme="minorHAnsi" w:cs="Arial"/>
                <w:color w:val="333333"/>
                <w:sz w:val="21"/>
                <w:szCs w:val="21"/>
              </w:rPr>
              <w:t>Minutes of Light Activity</w:t>
            </w:r>
          </w:p>
        </w:tc>
      </w:tr>
      <w:tr w:rsidR="00730028" w:rsidRPr="00730028" w14:paraId="27FAF5C6"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49F37BB"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12/20/2015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B29F692"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Fonts w:asciiTheme="minorHAnsi" w:hAnsiTheme="minorHAnsi" w:cs="Arial"/>
                <w:color w:val="333333"/>
                <w:sz w:val="21"/>
                <w:szCs w:val="21"/>
              </w:rPr>
              <w:t>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E51FA0"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Fonts w:asciiTheme="minorHAnsi" w:hAnsiTheme="minorHAnsi" w:cs="Arial"/>
                <w:color w:val="333333"/>
                <w:sz w:val="21"/>
                <w:szCs w:val="21"/>
              </w:rPr>
              <w:t>0</w:t>
            </w:r>
          </w:p>
        </w:tc>
      </w:tr>
      <w:tr w:rsidR="00730028" w:rsidRPr="00730028" w14:paraId="549ABEE2"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B36CB1"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12/19/2015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B5DB23F"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48BDC9A"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6</w:t>
            </w:r>
          </w:p>
        </w:tc>
      </w:tr>
      <w:tr w:rsidR="00730028" w:rsidRPr="00730028" w14:paraId="2A71F554"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F99D41E"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12/18/2015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B6B71F1"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12</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3FF0BBC"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120</w:t>
            </w:r>
          </w:p>
        </w:tc>
      </w:tr>
      <w:tr w:rsidR="00730028" w:rsidRPr="00730028" w14:paraId="2ECFD23B"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0DD5CAC"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12/17/2015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739256C"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65D92A6"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158</w:t>
            </w:r>
          </w:p>
        </w:tc>
      </w:tr>
      <w:tr w:rsidR="00730028" w:rsidRPr="00730028" w14:paraId="5D1F5D25"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5C0F8CC"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12/16/2015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715A260"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Fonts w:asciiTheme="minorHAnsi" w:hAnsiTheme="minorHAnsi" w:cs="Arial"/>
                <w:color w:val="333333"/>
                <w:sz w:val="21"/>
                <w:szCs w:val="21"/>
              </w:rPr>
              <w:t>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402DE84"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Fonts w:asciiTheme="minorHAnsi" w:hAnsiTheme="minorHAnsi" w:cs="Arial"/>
                <w:color w:val="333333"/>
                <w:sz w:val="21"/>
                <w:szCs w:val="21"/>
              </w:rPr>
              <w:t>0</w:t>
            </w:r>
          </w:p>
        </w:tc>
      </w:tr>
      <w:tr w:rsidR="00730028" w:rsidRPr="00730028" w14:paraId="04B05C99"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7454390"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12/15/2015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73DAD19"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426845A"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7</w:t>
            </w:r>
          </w:p>
        </w:tc>
      </w:tr>
      <w:tr w:rsidR="00730028" w:rsidRPr="00730028" w14:paraId="0D4EC738"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CDCFC45"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12/14/2015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4C6E717"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Fonts w:asciiTheme="minorHAnsi" w:hAnsiTheme="minorHAnsi" w:cs="Arial"/>
                <w:color w:val="333333"/>
                <w:sz w:val="21"/>
                <w:szCs w:val="21"/>
              </w:rPr>
              <w:t>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D9C394B"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Fonts w:asciiTheme="minorHAnsi" w:hAnsiTheme="minorHAnsi" w:cs="Arial"/>
                <w:color w:val="333333"/>
                <w:sz w:val="21"/>
                <w:szCs w:val="21"/>
              </w:rPr>
              <w:t>0</w:t>
            </w:r>
          </w:p>
        </w:tc>
      </w:tr>
      <w:tr w:rsidR="00730028" w:rsidRPr="00730028" w14:paraId="20AF17AD"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3D6213"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12/13/2015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E82542"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6</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FEA0ADA"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45</w:t>
            </w:r>
          </w:p>
        </w:tc>
      </w:tr>
    </w:tbl>
    <w:p w14:paraId="782C1073"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8C0327">
        <w:rPr>
          <w:rFonts w:asciiTheme="minorHAnsi" w:hAnsiTheme="minorHAnsi" w:cs="Arial"/>
          <w:color w:val="333333"/>
          <w:sz w:val="21"/>
          <w:szCs w:val="21"/>
          <w:highlight w:val="yellow"/>
        </w:rPr>
        <w:t>YELLOW</w:t>
      </w:r>
      <w:r w:rsidRPr="00730028">
        <w:rPr>
          <w:rFonts w:asciiTheme="minorHAnsi" w:hAnsiTheme="minorHAnsi" w:cs="Arial"/>
          <w:color w:val="333333"/>
          <w:sz w:val="21"/>
          <w:szCs w:val="21"/>
        </w:rPr>
        <w:t xml:space="preserve"> is the valid week for calculation</w:t>
      </w:r>
    </w:p>
    <w:p w14:paraId="4D800C5B"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8C0327">
        <w:rPr>
          <w:rFonts w:asciiTheme="minorHAnsi" w:hAnsiTheme="minorHAnsi" w:cs="Arial"/>
          <w:color w:val="333333"/>
          <w:sz w:val="21"/>
          <w:szCs w:val="21"/>
          <w:highlight w:val="green"/>
        </w:rPr>
        <w:t>GREEN</w:t>
      </w:r>
      <w:r w:rsidRPr="00730028">
        <w:rPr>
          <w:rFonts w:asciiTheme="minorHAnsi" w:hAnsiTheme="minorHAnsi" w:cs="Arial"/>
          <w:color w:val="333333"/>
          <w:sz w:val="21"/>
          <w:szCs w:val="21"/>
        </w:rPr>
        <w:t xml:space="preserve"> are the valid days</w:t>
      </w:r>
    </w:p>
    <w:p w14:paraId="4466CD35"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AVG [(0 +12 +0 +0 +6)/</w:t>
      </w:r>
      <w:r w:rsidRPr="008C0327">
        <w:rPr>
          <w:rFonts w:asciiTheme="minorHAnsi" w:hAnsiTheme="minorHAnsi" w:cs="Arial"/>
          <w:color w:val="333333"/>
          <w:sz w:val="21"/>
          <w:szCs w:val="21"/>
          <w:highlight w:val="green"/>
        </w:rPr>
        <w:t>5</w:t>
      </w:r>
      <w:r w:rsidRPr="00730028">
        <w:rPr>
          <w:rFonts w:asciiTheme="minorHAnsi" w:hAnsiTheme="minorHAnsi" w:cs="Arial"/>
          <w:color w:val="333333"/>
          <w:sz w:val="21"/>
          <w:szCs w:val="21"/>
        </w:rPr>
        <w:t>] = 3.6</w:t>
      </w:r>
    </w:p>
    <w:p w14:paraId="36DB5567"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PreG = Int(3.6+5) = 9</w:t>
      </w:r>
    </w:p>
    <w:p w14:paraId="17682085"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MaxG = 28 Minutes (23 from first goal example above, plus 5 minutes)</w:t>
      </w:r>
    </w:p>
    <w:p w14:paraId="10B44877"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PreG &lt; MaxG</w:t>
      </w:r>
    </w:p>
    <w:p w14:paraId="6F4CAEE8"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G=9 Minutes</w:t>
      </w:r>
    </w:p>
    <w:p w14:paraId="6BDEE487"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Style w:val="Strong"/>
          <w:rFonts w:asciiTheme="minorHAnsi" w:hAnsiTheme="minorHAnsi" w:cs="Arial"/>
          <w:color w:val="333333"/>
          <w:sz w:val="21"/>
          <w:szCs w:val="21"/>
        </w:rPr>
        <w:t>Example Two:</w:t>
      </w:r>
    </w:p>
    <w:tbl>
      <w:tblPr>
        <w:tblW w:w="0" w:type="auto"/>
        <w:tblInd w:w="450" w:type="dxa"/>
        <w:tblCellMar>
          <w:top w:w="15" w:type="dxa"/>
          <w:left w:w="15" w:type="dxa"/>
          <w:bottom w:w="15" w:type="dxa"/>
          <w:right w:w="15" w:type="dxa"/>
        </w:tblCellMar>
        <w:tblLook w:val="04A0" w:firstRow="1" w:lastRow="0" w:firstColumn="1" w:lastColumn="0" w:noHBand="0" w:noVBand="1"/>
      </w:tblPr>
      <w:tblGrid>
        <w:gridCol w:w="3132"/>
        <w:gridCol w:w="2951"/>
        <w:gridCol w:w="3127"/>
      </w:tblGrid>
      <w:tr w:rsidR="00730028" w:rsidRPr="00730028" w14:paraId="746F3D1C"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0F1FEC2"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Style w:val="Strong"/>
                <w:rFonts w:asciiTheme="minorHAnsi" w:hAnsiTheme="minorHAnsi" w:cs="Arial"/>
                <w:color w:val="333333"/>
                <w:sz w:val="21"/>
                <w:szCs w:val="21"/>
              </w:rPr>
              <w:t>Date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EC75216"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Style w:val="Strong"/>
                <w:rFonts w:asciiTheme="minorHAnsi" w:hAnsiTheme="minorHAnsi" w:cs="Arial"/>
                <w:color w:val="333333"/>
                <w:sz w:val="21"/>
                <w:szCs w:val="21"/>
              </w:rPr>
              <w:t>Active Minutes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FA4E843"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Style w:val="Strong"/>
                <w:rFonts w:asciiTheme="minorHAnsi" w:hAnsiTheme="minorHAnsi" w:cs="Arial"/>
                <w:color w:val="333333"/>
                <w:sz w:val="21"/>
                <w:szCs w:val="21"/>
              </w:rPr>
              <w:t>Minutes of Light Activity</w:t>
            </w:r>
          </w:p>
        </w:tc>
      </w:tr>
      <w:tr w:rsidR="00730028" w:rsidRPr="00730028" w14:paraId="222EBDBE"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A88553A"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12/20/2015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3A8E3B"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06F2015"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6</w:t>
            </w:r>
          </w:p>
        </w:tc>
      </w:tr>
      <w:tr w:rsidR="00730028" w:rsidRPr="00730028" w14:paraId="2B6488B0"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631DC04"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12/19/2015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1D275EB"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22</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02AAF0"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120</w:t>
            </w:r>
          </w:p>
        </w:tc>
      </w:tr>
      <w:tr w:rsidR="00730028" w:rsidRPr="00730028" w14:paraId="7E440F7D"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DC9710"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12/18/2015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9C1376"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36</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A356C0"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158</w:t>
            </w:r>
          </w:p>
        </w:tc>
      </w:tr>
      <w:tr w:rsidR="00730028" w:rsidRPr="00730028" w14:paraId="5A46FDD2"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4132579"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12/17/2015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D915E8F"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Fonts w:asciiTheme="minorHAnsi" w:hAnsiTheme="minorHAnsi" w:cs="Arial"/>
                <w:color w:val="333333"/>
                <w:sz w:val="21"/>
                <w:szCs w:val="21"/>
              </w:rPr>
              <w:t>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CE5785B" w14:textId="77777777" w:rsidR="00730028" w:rsidRPr="00730028" w:rsidRDefault="00730028">
            <w:pPr>
              <w:pStyle w:val="NormalWeb"/>
              <w:spacing w:before="0" w:beforeAutospacing="0" w:after="0" w:afterAutospacing="0"/>
              <w:ind w:left="1800"/>
              <w:jc w:val="right"/>
              <w:rPr>
                <w:rFonts w:asciiTheme="minorHAnsi" w:hAnsiTheme="minorHAnsi" w:cs="Arial"/>
                <w:color w:val="333333"/>
                <w:sz w:val="21"/>
                <w:szCs w:val="21"/>
              </w:rPr>
            </w:pPr>
            <w:r w:rsidRPr="00730028">
              <w:rPr>
                <w:rFonts w:asciiTheme="minorHAnsi" w:hAnsiTheme="minorHAnsi" w:cs="Arial"/>
                <w:color w:val="333333"/>
                <w:sz w:val="21"/>
                <w:szCs w:val="21"/>
              </w:rPr>
              <w:t>0</w:t>
            </w:r>
          </w:p>
        </w:tc>
      </w:tr>
      <w:tr w:rsidR="00730028" w:rsidRPr="00730028" w14:paraId="1404AAB2"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084350E"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12/16/2015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AF45D23"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40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BA5D5B7"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300</w:t>
            </w:r>
          </w:p>
        </w:tc>
      </w:tr>
      <w:tr w:rsidR="00730028" w:rsidRPr="00730028" w14:paraId="44F8C23F"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21520A5"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bookmarkStart w:id="12" w:name="_GoBack"/>
            <w:bookmarkEnd w:id="12"/>
            <w:r w:rsidRPr="008C0327">
              <w:rPr>
                <w:rStyle w:val="Strong"/>
                <w:rFonts w:asciiTheme="minorHAnsi" w:hAnsiTheme="minorHAnsi" w:cs="Arial"/>
                <w:color w:val="333333"/>
                <w:sz w:val="21"/>
                <w:szCs w:val="21"/>
                <w:highlight w:val="yellow"/>
              </w:rPr>
              <w:t>12/15/2015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F921356"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1FCA954"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7</w:t>
            </w:r>
          </w:p>
        </w:tc>
      </w:tr>
      <w:tr w:rsidR="00730028" w:rsidRPr="00730028" w14:paraId="53FB93E5" w14:textId="77777777" w:rsidTr="0073002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640D6B6"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yellow"/>
              </w:rPr>
            </w:pPr>
            <w:r w:rsidRPr="008C0327">
              <w:rPr>
                <w:rStyle w:val="Strong"/>
                <w:rFonts w:asciiTheme="minorHAnsi" w:hAnsiTheme="minorHAnsi" w:cs="Arial"/>
                <w:color w:val="333333"/>
                <w:sz w:val="21"/>
                <w:szCs w:val="21"/>
                <w:highlight w:val="yellow"/>
              </w:rPr>
              <w:t>12/14/2015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079C634"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30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AB59AAB" w14:textId="77777777" w:rsidR="00730028" w:rsidRPr="008C0327" w:rsidRDefault="00730028">
            <w:pPr>
              <w:pStyle w:val="NormalWeb"/>
              <w:spacing w:before="0" w:beforeAutospacing="0" w:after="0" w:afterAutospacing="0"/>
              <w:ind w:left="1800"/>
              <w:jc w:val="right"/>
              <w:rPr>
                <w:rFonts w:asciiTheme="minorHAnsi" w:hAnsiTheme="minorHAnsi" w:cs="Arial"/>
                <w:color w:val="333333"/>
                <w:sz w:val="21"/>
                <w:szCs w:val="21"/>
                <w:highlight w:val="green"/>
              </w:rPr>
            </w:pPr>
            <w:r w:rsidRPr="008C0327">
              <w:rPr>
                <w:rFonts w:asciiTheme="minorHAnsi" w:hAnsiTheme="minorHAnsi" w:cs="Arial"/>
                <w:color w:val="333333"/>
                <w:sz w:val="21"/>
                <w:szCs w:val="21"/>
                <w:highlight w:val="green"/>
              </w:rPr>
              <w:t>200</w:t>
            </w:r>
          </w:p>
        </w:tc>
      </w:tr>
    </w:tbl>
    <w:p w14:paraId="7565A91B" w14:textId="77777777" w:rsidR="00730028" w:rsidRPr="00730028" w:rsidRDefault="00730028" w:rsidP="00730028">
      <w:pPr>
        <w:pStyle w:val="NormalWeb"/>
        <w:spacing w:before="150" w:beforeAutospacing="0" w:after="0" w:afterAutospacing="0"/>
        <w:rPr>
          <w:rFonts w:asciiTheme="minorHAnsi" w:hAnsiTheme="minorHAnsi" w:cs="Arial"/>
          <w:color w:val="333333"/>
          <w:sz w:val="21"/>
          <w:szCs w:val="21"/>
        </w:rPr>
      </w:pPr>
    </w:p>
    <w:p w14:paraId="581566BF"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8C0327">
        <w:rPr>
          <w:rFonts w:asciiTheme="minorHAnsi" w:hAnsiTheme="minorHAnsi" w:cs="Arial"/>
          <w:color w:val="333333"/>
          <w:sz w:val="21"/>
          <w:szCs w:val="21"/>
          <w:highlight w:val="yellow"/>
        </w:rPr>
        <w:t>YELLOW</w:t>
      </w:r>
      <w:r w:rsidRPr="00730028">
        <w:rPr>
          <w:rFonts w:asciiTheme="minorHAnsi" w:hAnsiTheme="minorHAnsi" w:cs="Arial"/>
          <w:color w:val="333333"/>
          <w:sz w:val="21"/>
          <w:szCs w:val="21"/>
        </w:rPr>
        <w:t xml:space="preserve"> is the valid week for calculation</w:t>
      </w:r>
    </w:p>
    <w:p w14:paraId="481383A1"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8C0327">
        <w:rPr>
          <w:rFonts w:asciiTheme="minorHAnsi" w:hAnsiTheme="minorHAnsi" w:cs="Arial"/>
          <w:color w:val="333333"/>
          <w:sz w:val="21"/>
          <w:szCs w:val="21"/>
          <w:highlight w:val="green"/>
        </w:rPr>
        <w:t>GREEN</w:t>
      </w:r>
      <w:r w:rsidRPr="00730028">
        <w:rPr>
          <w:rFonts w:asciiTheme="minorHAnsi" w:hAnsiTheme="minorHAnsi" w:cs="Arial"/>
          <w:color w:val="333333"/>
          <w:sz w:val="21"/>
          <w:szCs w:val="21"/>
        </w:rPr>
        <w:t xml:space="preserve"> are the valid days</w:t>
      </w:r>
    </w:p>
    <w:p w14:paraId="2FAD93F3"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AVG [(0 + 22 +36 + 40 + 0+ 30)/</w:t>
      </w:r>
      <w:r w:rsidRPr="008C0327">
        <w:rPr>
          <w:rFonts w:asciiTheme="minorHAnsi" w:hAnsiTheme="minorHAnsi" w:cs="Arial"/>
          <w:color w:val="333333"/>
          <w:sz w:val="21"/>
          <w:szCs w:val="21"/>
          <w:highlight w:val="green"/>
        </w:rPr>
        <w:t>6</w:t>
      </w:r>
      <w:r w:rsidRPr="00730028">
        <w:rPr>
          <w:rFonts w:asciiTheme="minorHAnsi" w:hAnsiTheme="minorHAnsi" w:cs="Arial"/>
          <w:color w:val="333333"/>
          <w:sz w:val="21"/>
          <w:szCs w:val="21"/>
        </w:rPr>
        <w:t>] = 26.33</w:t>
      </w:r>
    </w:p>
    <w:p w14:paraId="3111B0AA"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PreG =Int(26+5)=31</w:t>
      </w:r>
    </w:p>
    <w:p w14:paraId="0EB32601"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MaxG = 28 (23 from first goal example, plus 5)</w:t>
      </w:r>
    </w:p>
    <w:p w14:paraId="09C5A957"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PreG &gt; MaxG</w:t>
      </w:r>
    </w:p>
    <w:p w14:paraId="7EFE3230" w14:textId="77777777" w:rsidR="00730028" w:rsidRPr="00730028" w:rsidRDefault="00730028" w:rsidP="00730028">
      <w:pPr>
        <w:pStyle w:val="NormalWeb"/>
        <w:spacing w:before="150" w:beforeAutospacing="0" w:after="0" w:afterAutospacing="0"/>
        <w:ind w:left="450"/>
        <w:rPr>
          <w:rFonts w:asciiTheme="minorHAnsi" w:hAnsiTheme="minorHAnsi" w:cs="Arial"/>
          <w:color w:val="333333"/>
          <w:sz w:val="21"/>
          <w:szCs w:val="21"/>
        </w:rPr>
      </w:pPr>
      <w:r w:rsidRPr="00730028">
        <w:rPr>
          <w:rFonts w:asciiTheme="minorHAnsi" w:hAnsiTheme="minorHAnsi" w:cs="Arial"/>
          <w:color w:val="333333"/>
          <w:sz w:val="21"/>
          <w:szCs w:val="21"/>
        </w:rPr>
        <w:t>G= 28</w:t>
      </w:r>
    </w:p>
    <w:p w14:paraId="34B96A0F" w14:textId="77777777" w:rsidR="00BB3325" w:rsidRDefault="00BB3325" w:rsidP="00BB3325">
      <w:pPr>
        <w:pStyle w:val="NormalWeb"/>
        <w:spacing w:before="150" w:beforeAutospacing="0" w:after="0" w:afterAutospacing="0"/>
        <w:rPr>
          <w:rFonts w:asciiTheme="minorHAnsi" w:hAnsiTheme="minorHAnsi" w:cs="Arial"/>
          <w:b/>
          <w:color w:val="333333"/>
          <w:sz w:val="21"/>
          <w:szCs w:val="21"/>
        </w:rPr>
      </w:pPr>
    </w:p>
    <w:p w14:paraId="1E54BEEF" w14:textId="1041507C" w:rsidR="00730028" w:rsidRPr="00730028" w:rsidRDefault="00730028" w:rsidP="00BB3325">
      <w:pPr>
        <w:pStyle w:val="NormalWeb"/>
        <w:spacing w:before="150" w:beforeAutospacing="0" w:after="0" w:afterAutospacing="0"/>
        <w:rPr>
          <w:rFonts w:asciiTheme="minorHAnsi" w:hAnsiTheme="minorHAnsi" w:cs="Arial"/>
          <w:b/>
          <w:color w:val="333333"/>
          <w:sz w:val="21"/>
          <w:szCs w:val="21"/>
        </w:rPr>
      </w:pPr>
      <w:r w:rsidRPr="00730028">
        <w:rPr>
          <w:rFonts w:asciiTheme="minorHAnsi" w:hAnsiTheme="minorHAnsi" w:cs="Arial"/>
          <w:b/>
          <w:color w:val="333333"/>
          <w:sz w:val="21"/>
          <w:szCs w:val="21"/>
        </w:rPr>
        <w:t>In summary:</w:t>
      </w:r>
    </w:p>
    <w:p w14:paraId="342D898D" w14:textId="77777777" w:rsidR="00730028" w:rsidRPr="00730028" w:rsidRDefault="00730028" w:rsidP="00730028">
      <w:pPr>
        <w:spacing w:after="0" w:line="240" w:lineRule="auto"/>
        <w:rPr>
          <w:rFonts w:cs="Arial"/>
          <w:color w:val="333333"/>
          <w:sz w:val="21"/>
          <w:szCs w:val="21"/>
        </w:rPr>
      </w:pPr>
    </w:p>
    <w:p w14:paraId="5202BEF0" w14:textId="77777777" w:rsidR="00730028" w:rsidRPr="00730028" w:rsidRDefault="00730028" w:rsidP="00B76508">
      <w:pPr>
        <w:numPr>
          <w:ilvl w:val="0"/>
          <w:numId w:val="70"/>
        </w:numPr>
        <w:spacing w:before="100" w:beforeAutospacing="1" w:after="100" w:afterAutospacing="1" w:line="240" w:lineRule="auto"/>
        <w:rPr>
          <w:rFonts w:cs="Arial"/>
          <w:color w:val="333333"/>
          <w:sz w:val="21"/>
          <w:szCs w:val="21"/>
        </w:rPr>
      </w:pPr>
      <w:r w:rsidRPr="00730028">
        <w:rPr>
          <w:rFonts w:cs="Arial"/>
          <w:color w:val="333333"/>
          <w:sz w:val="21"/>
          <w:szCs w:val="21"/>
        </w:rPr>
        <w:t>If new data</w:t>
      </w:r>
    </w:p>
    <w:p w14:paraId="4E63D96C" w14:textId="1FEC0717" w:rsidR="00730028" w:rsidRPr="00730028" w:rsidRDefault="00730028" w:rsidP="00B76508">
      <w:pPr>
        <w:numPr>
          <w:ilvl w:val="1"/>
          <w:numId w:val="70"/>
        </w:numPr>
        <w:spacing w:before="100" w:beforeAutospacing="1" w:after="100" w:afterAutospacing="1" w:line="240" w:lineRule="auto"/>
        <w:rPr>
          <w:rFonts w:cs="Arial"/>
          <w:color w:val="333333"/>
          <w:sz w:val="21"/>
          <w:szCs w:val="21"/>
        </w:rPr>
      </w:pPr>
      <w:r w:rsidRPr="00730028">
        <w:rPr>
          <w:rFonts w:cs="Arial"/>
          <w:color w:val="333333"/>
          <w:sz w:val="21"/>
          <w:szCs w:val="21"/>
        </w:rPr>
        <w:t>AVG =</w:t>
      </w:r>
    </w:p>
    <w:p w14:paraId="6798F513" w14:textId="77777777" w:rsidR="00730028" w:rsidRPr="00730028" w:rsidRDefault="00730028" w:rsidP="00B76508">
      <w:pPr>
        <w:numPr>
          <w:ilvl w:val="1"/>
          <w:numId w:val="70"/>
        </w:numPr>
        <w:spacing w:before="100" w:beforeAutospacing="1" w:after="100" w:afterAutospacing="1" w:line="240" w:lineRule="auto"/>
        <w:rPr>
          <w:rFonts w:cs="Arial"/>
          <w:color w:val="333333"/>
          <w:sz w:val="21"/>
          <w:szCs w:val="21"/>
        </w:rPr>
      </w:pPr>
      <w:r w:rsidRPr="00730028">
        <w:rPr>
          <w:rFonts w:cs="Arial"/>
          <w:color w:val="333333"/>
          <w:sz w:val="21"/>
          <w:szCs w:val="21"/>
        </w:rPr>
        <w:t>PreG = Int(AVG +5)</w:t>
      </w:r>
    </w:p>
    <w:p w14:paraId="71FEC8DE" w14:textId="77777777" w:rsidR="00730028" w:rsidRPr="00730028" w:rsidRDefault="00730028" w:rsidP="00B76508">
      <w:pPr>
        <w:numPr>
          <w:ilvl w:val="1"/>
          <w:numId w:val="70"/>
        </w:numPr>
        <w:spacing w:before="100" w:beforeAutospacing="1" w:after="100" w:afterAutospacing="1" w:line="240" w:lineRule="auto"/>
        <w:rPr>
          <w:rFonts w:cs="Arial"/>
          <w:color w:val="333333"/>
          <w:sz w:val="21"/>
          <w:szCs w:val="21"/>
        </w:rPr>
      </w:pPr>
      <w:r w:rsidRPr="00730028">
        <w:rPr>
          <w:rFonts w:cs="Arial"/>
          <w:color w:val="333333"/>
          <w:sz w:val="21"/>
          <w:szCs w:val="21"/>
        </w:rPr>
        <w:t>MaxG = Last week’s goal +5</w:t>
      </w:r>
    </w:p>
    <w:p w14:paraId="566CED39" w14:textId="77777777" w:rsidR="00730028" w:rsidRPr="00730028" w:rsidRDefault="00730028" w:rsidP="00B76508">
      <w:pPr>
        <w:numPr>
          <w:ilvl w:val="2"/>
          <w:numId w:val="70"/>
        </w:numPr>
        <w:spacing w:before="100" w:beforeAutospacing="1" w:after="100" w:afterAutospacing="1" w:line="240" w:lineRule="auto"/>
        <w:rPr>
          <w:rFonts w:cs="Arial"/>
          <w:color w:val="333333"/>
          <w:sz w:val="21"/>
          <w:szCs w:val="21"/>
        </w:rPr>
      </w:pPr>
      <w:r w:rsidRPr="00730028">
        <w:rPr>
          <w:rFonts w:cs="Arial"/>
          <w:color w:val="333333"/>
          <w:sz w:val="21"/>
          <w:szCs w:val="21"/>
        </w:rPr>
        <w:t>If PreG&lt;MaxG àG=PreG</w:t>
      </w:r>
    </w:p>
    <w:p w14:paraId="2BD59839" w14:textId="77777777" w:rsidR="00730028" w:rsidRPr="00730028" w:rsidRDefault="00730028" w:rsidP="00B76508">
      <w:pPr>
        <w:numPr>
          <w:ilvl w:val="2"/>
          <w:numId w:val="70"/>
        </w:numPr>
        <w:spacing w:before="100" w:beforeAutospacing="1" w:after="100" w:afterAutospacing="1" w:line="240" w:lineRule="auto"/>
        <w:rPr>
          <w:rFonts w:cs="Arial"/>
          <w:color w:val="333333"/>
          <w:sz w:val="21"/>
          <w:szCs w:val="21"/>
        </w:rPr>
      </w:pPr>
      <w:r w:rsidRPr="00730028">
        <w:rPr>
          <w:rFonts w:cs="Arial"/>
          <w:color w:val="333333"/>
          <w:sz w:val="21"/>
          <w:szCs w:val="21"/>
        </w:rPr>
        <w:t>If PreG&gt;MaxG àG=MaxG</w:t>
      </w:r>
    </w:p>
    <w:p w14:paraId="3C3D877E" w14:textId="56D103AD" w:rsidR="00730028" w:rsidRPr="00730028" w:rsidRDefault="00BB3325" w:rsidP="00B76508">
      <w:pPr>
        <w:numPr>
          <w:ilvl w:val="0"/>
          <w:numId w:val="70"/>
        </w:numPr>
        <w:spacing w:before="100" w:beforeAutospacing="1" w:after="100" w:afterAutospacing="1" w:line="240" w:lineRule="auto"/>
        <w:rPr>
          <w:rFonts w:cs="Arial"/>
          <w:color w:val="333333"/>
          <w:sz w:val="21"/>
          <w:szCs w:val="21"/>
        </w:rPr>
      </w:pPr>
      <w:r>
        <w:rPr>
          <w:rFonts w:cs="Arial"/>
          <w:color w:val="333333"/>
          <w:sz w:val="21"/>
          <w:szCs w:val="21"/>
        </w:rPr>
        <w:t>If no new data then</w:t>
      </w:r>
      <w:r w:rsidR="00730028" w:rsidRPr="00730028">
        <w:rPr>
          <w:rFonts w:cs="Arial"/>
          <w:color w:val="333333"/>
          <w:sz w:val="21"/>
          <w:szCs w:val="21"/>
        </w:rPr>
        <w:t xml:space="preserve"> G = last week’s goal</w:t>
      </w:r>
    </w:p>
    <w:p w14:paraId="62418354" w14:textId="27A78DFB" w:rsidR="00730028" w:rsidRDefault="00CC7F17" w:rsidP="007C2DC1">
      <w:r>
        <w:t>Process Flows</w:t>
      </w:r>
      <w:r w:rsidR="004F561E">
        <w:t xml:space="preserve"> (note that Baseline goal can only be generated once sufficient amount of data has been sync’ed; see Stay Strong Goal Algorithm above)</w:t>
      </w:r>
      <w:r>
        <w:t>:</w:t>
      </w:r>
    </w:p>
    <w:p w14:paraId="06581957" w14:textId="77777777" w:rsidR="00CC7F17" w:rsidRDefault="00CC7F17" w:rsidP="007C2DC1"/>
    <w:p w14:paraId="7CD0E0B0" w14:textId="77777777" w:rsidR="00CC7F17" w:rsidRDefault="00CC7F17" w:rsidP="007C2DC1">
      <w:r>
        <w:rPr>
          <w:noProof/>
        </w:rPr>
        <w:drawing>
          <wp:inline distT="0" distB="0" distL="0" distR="0" wp14:anchorId="581455AA" wp14:editId="1F2745AF">
            <wp:extent cx="5934075" cy="3105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14:paraId="7448C814" w14:textId="77777777" w:rsidR="00CC7F17" w:rsidRDefault="00CC7F17" w:rsidP="007C2DC1"/>
    <w:p w14:paraId="2730A91E" w14:textId="77777777" w:rsidR="00CC7F17" w:rsidRDefault="00CC7F17" w:rsidP="007C2DC1"/>
    <w:p w14:paraId="10D4B580" w14:textId="77777777" w:rsidR="00CC7F17" w:rsidRDefault="00CC7F17" w:rsidP="007C2DC1"/>
    <w:p w14:paraId="4B439B8F" w14:textId="77777777" w:rsidR="00CC7F17" w:rsidRDefault="00CC7F17" w:rsidP="007C2DC1"/>
    <w:p w14:paraId="7BB38F4B" w14:textId="77777777" w:rsidR="00CC7F17" w:rsidRDefault="00CC7F17" w:rsidP="007C2DC1">
      <w:r>
        <w:rPr>
          <w:noProof/>
        </w:rPr>
        <w:drawing>
          <wp:inline distT="0" distB="0" distL="0" distR="0" wp14:anchorId="40A905C5" wp14:editId="22A2D9DA">
            <wp:extent cx="5934075" cy="4067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328D21FD" w14:textId="77777777" w:rsidR="00CC7F17" w:rsidRDefault="00CC7F17" w:rsidP="007C2DC1"/>
    <w:p w14:paraId="6B5DB668" w14:textId="77777777" w:rsidR="00CC7F17" w:rsidRDefault="00CC7F17" w:rsidP="007C2DC1"/>
    <w:p w14:paraId="052BA946" w14:textId="77777777" w:rsidR="00CC7F17" w:rsidRDefault="00CC7F17" w:rsidP="007C2DC1"/>
    <w:p w14:paraId="77098EB6" w14:textId="77777777" w:rsidR="00CC7F17" w:rsidRDefault="00CC7F17" w:rsidP="007C2DC1">
      <w:r>
        <w:rPr>
          <w:noProof/>
        </w:rPr>
        <w:drawing>
          <wp:inline distT="0" distB="0" distL="0" distR="0" wp14:anchorId="091B38D3" wp14:editId="745F9EBC">
            <wp:extent cx="5943600" cy="4105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44B4C35E" w14:textId="77777777" w:rsidR="00CC7F17" w:rsidRDefault="00CC7F17" w:rsidP="007C2DC1"/>
    <w:p w14:paraId="65B7D286" w14:textId="77777777" w:rsidR="00CC7F17" w:rsidRDefault="00CC7F17" w:rsidP="007C2DC1"/>
    <w:p w14:paraId="1F83BCE0" w14:textId="77777777" w:rsidR="00730028" w:rsidRPr="00730028" w:rsidRDefault="00730028" w:rsidP="007C2DC1"/>
    <w:sectPr w:rsidR="00730028" w:rsidRPr="00730028">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80EDD7" w14:textId="77777777" w:rsidR="00B76508" w:rsidRDefault="00B76508" w:rsidP="00B84AAA">
      <w:pPr>
        <w:spacing w:after="0" w:line="240" w:lineRule="auto"/>
      </w:pPr>
      <w:r>
        <w:separator/>
      </w:r>
    </w:p>
  </w:endnote>
  <w:endnote w:type="continuationSeparator" w:id="0">
    <w:p w14:paraId="0640B7FA" w14:textId="77777777" w:rsidR="00B76508" w:rsidRDefault="00B76508" w:rsidP="00B84AAA">
      <w:pPr>
        <w:spacing w:after="0" w:line="240" w:lineRule="auto"/>
      </w:pPr>
      <w:r>
        <w:continuationSeparator/>
      </w:r>
    </w:p>
  </w:endnote>
  <w:endnote w:type="continuationNotice" w:id="1">
    <w:p w14:paraId="29441197" w14:textId="77777777" w:rsidR="00B76508" w:rsidRDefault="00B765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DPDILD+Verdana,Bold">
    <w:altName w:val="Verdan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3783410"/>
      <w:docPartObj>
        <w:docPartGallery w:val="Page Numbers (Bottom of Page)"/>
        <w:docPartUnique/>
      </w:docPartObj>
    </w:sdtPr>
    <w:sdtEndPr>
      <w:rPr>
        <w:noProof/>
      </w:rPr>
    </w:sdtEndPr>
    <w:sdtContent>
      <w:p w14:paraId="7D731E25" w14:textId="7ACECFAC" w:rsidR="00405A6E" w:rsidRDefault="00405A6E">
        <w:pPr>
          <w:pStyle w:val="Footer"/>
          <w:jc w:val="center"/>
        </w:pPr>
        <w:r>
          <w:fldChar w:fldCharType="begin"/>
        </w:r>
        <w:r>
          <w:instrText xml:space="preserve"> PAGE   \* MERGEFORMAT </w:instrText>
        </w:r>
        <w:r>
          <w:fldChar w:fldCharType="separate"/>
        </w:r>
        <w:r w:rsidR="000637B7">
          <w:rPr>
            <w:noProof/>
          </w:rPr>
          <w:t>26</w:t>
        </w:r>
        <w:r>
          <w:rPr>
            <w:noProof/>
          </w:rPr>
          <w:fldChar w:fldCharType="end"/>
        </w:r>
      </w:p>
    </w:sdtContent>
  </w:sdt>
  <w:p w14:paraId="1639A496" w14:textId="77777777" w:rsidR="00405A6E" w:rsidRDefault="00405A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22FA89" w14:textId="77777777" w:rsidR="00B76508" w:rsidRDefault="00B76508" w:rsidP="00B84AAA">
      <w:pPr>
        <w:spacing w:after="0" w:line="240" w:lineRule="auto"/>
      </w:pPr>
      <w:r>
        <w:separator/>
      </w:r>
    </w:p>
  </w:footnote>
  <w:footnote w:type="continuationSeparator" w:id="0">
    <w:p w14:paraId="41BEE6DE" w14:textId="77777777" w:rsidR="00B76508" w:rsidRDefault="00B76508" w:rsidP="00B84AAA">
      <w:pPr>
        <w:spacing w:after="0" w:line="240" w:lineRule="auto"/>
      </w:pPr>
      <w:r>
        <w:continuationSeparator/>
      </w:r>
    </w:p>
  </w:footnote>
  <w:footnote w:type="continuationNotice" w:id="1">
    <w:p w14:paraId="7AE59603" w14:textId="77777777" w:rsidR="00B76508" w:rsidRDefault="00B7650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12B3"/>
    <w:multiLevelType w:val="hybridMultilevel"/>
    <w:tmpl w:val="64BAD35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4F0E39"/>
    <w:multiLevelType w:val="hybridMultilevel"/>
    <w:tmpl w:val="816213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BD73D9"/>
    <w:multiLevelType w:val="hybridMultilevel"/>
    <w:tmpl w:val="DADE0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606C3D"/>
    <w:multiLevelType w:val="hybridMultilevel"/>
    <w:tmpl w:val="64BAD3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7D1BE0"/>
    <w:multiLevelType w:val="hybridMultilevel"/>
    <w:tmpl w:val="5D6A0AF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616FB"/>
    <w:multiLevelType w:val="hybridMultilevel"/>
    <w:tmpl w:val="A056A2C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6423AB"/>
    <w:multiLevelType w:val="hybridMultilevel"/>
    <w:tmpl w:val="23D065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761485C"/>
    <w:multiLevelType w:val="hybridMultilevel"/>
    <w:tmpl w:val="60DE99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7840FCA"/>
    <w:multiLevelType w:val="hybridMultilevel"/>
    <w:tmpl w:val="64BAD35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D9832B5"/>
    <w:multiLevelType w:val="hybridMultilevel"/>
    <w:tmpl w:val="6344B0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E087D20"/>
    <w:multiLevelType w:val="hybridMultilevel"/>
    <w:tmpl w:val="23D065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01F1C49"/>
    <w:multiLevelType w:val="hybridMultilevel"/>
    <w:tmpl w:val="C584DB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68807D6"/>
    <w:multiLevelType w:val="hybridMultilevel"/>
    <w:tmpl w:val="85D48F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A4C1311"/>
    <w:multiLevelType w:val="hybridMultilevel"/>
    <w:tmpl w:val="85D48F2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EB37903"/>
    <w:multiLevelType w:val="hybridMultilevel"/>
    <w:tmpl w:val="64BAD3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79E108A"/>
    <w:multiLevelType w:val="hybridMultilevel"/>
    <w:tmpl w:val="5D6A0A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81561F9"/>
    <w:multiLevelType w:val="hybridMultilevel"/>
    <w:tmpl w:val="23D065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94911A8"/>
    <w:multiLevelType w:val="hybridMultilevel"/>
    <w:tmpl w:val="23D065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9BA0592"/>
    <w:multiLevelType w:val="hybridMultilevel"/>
    <w:tmpl w:val="2FF2C23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A220AE0"/>
    <w:multiLevelType w:val="hybridMultilevel"/>
    <w:tmpl w:val="5D6A0AF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A761969"/>
    <w:multiLevelType w:val="hybridMultilevel"/>
    <w:tmpl w:val="3098C6C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C4A46DB"/>
    <w:multiLevelType w:val="hybridMultilevel"/>
    <w:tmpl w:val="85D48F2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CBF45A0"/>
    <w:multiLevelType w:val="hybridMultilevel"/>
    <w:tmpl w:val="B7467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F200AC7"/>
    <w:multiLevelType w:val="hybridMultilevel"/>
    <w:tmpl w:val="5D6A0A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F645415"/>
    <w:multiLevelType w:val="hybridMultilevel"/>
    <w:tmpl w:val="EEA48B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FA45AE7"/>
    <w:multiLevelType w:val="hybridMultilevel"/>
    <w:tmpl w:val="64BAD35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FB451DC"/>
    <w:multiLevelType w:val="hybridMultilevel"/>
    <w:tmpl w:val="3E2ED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FE52842"/>
    <w:multiLevelType w:val="hybridMultilevel"/>
    <w:tmpl w:val="7C487670"/>
    <w:lvl w:ilvl="0" w:tplc="59E8B132">
      <w:start w:val="1"/>
      <w:numFmt w:val="decimal"/>
      <w:lvlText w:val="%1."/>
      <w:lvlJc w:val="left"/>
      <w:pPr>
        <w:ind w:left="360" w:hanging="360"/>
      </w:pPr>
      <w:rPr>
        <w:rFonts w:ascii="Calibri" w:eastAsia="Times New Roman" w:hAnsi="Calibri" w:cs="Arial" w:hint="default"/>
        <w:color w:val="000000"/>
        <w:sz w:val="2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1F95352"/>
    <w:multiLevelType w:val="hybridMultilevel"/>
    <w:tmpl w:val="60DE99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4684232"/>
    <w:multiLevelType w:val="hybridMultilevel"/>
    <w:tmpl w:val="5D6A0A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474718B"/>
    <w:multiLevelType w:val="hybridMultilevel"/>
    <w:tmpl w:val="C584DB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535620C"/>
    <w:multiLevelType w:val="hybridMultilevel"/>
    <w:tmpl w:val="489E63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66E51A1"/>
    <w:multiLevelType w:val="hybridMultilevel"/>
    <w:tmpl w:val="23D065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8EA31B3"/>
    <w:multiLevelType w:val="hybridMultilevel"/>
    <w:tmpl w:val="682CC3BC"/>
    <w:lvl w:ilvl="0" w:tplc="BDD07590">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39D317FC"/>
    <w:multiLevelType w:val="hybridMultilevel"/>
    <w:tmpl w:val="874AA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3D40AD"/>
    <w:multiLevelType w:val="hybridMultilevel"/>
    <w:tmpl w:val="23D065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C1710D7"/>
    <w:multiLevelType w:val="hybridMultilevel"/>
    <w:tmpl w:val="64BAD3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E3E1764"/>
    <w:multiLevelType w:val="multilevel"/>
    <w:tmpl w:val="1368FB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E934F0A"/>
    <w:multiLevelType w:val="hybridMultilevel"/>
    <w:tmpl w:val="5D6A0A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FF25BF7"/>
    <w:multiLevelType w:val="hybridMultilevel"/>
    <w:tmpl w:val="816213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17904E7"/>
    <w:multiLevelType w:val="hybridMultilevel"/>
    <w:tmpl w:val="C584DB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4681A58"/>
    <w:multiLevelType w:val="hybridMultilevel"/>
    <w:tmpl w:val="3D7882B6"/>
    <w:lvl w:ilvl="0" w:tplc="A4EC671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6C66781"/>
    <w:multiLevelType w:val="hybridMultilevel"/>
    <w:tmpl w:val="60DE99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47542528"/>
    <w:multiLevelType w:val="hybridMultilevel"/>
    <w:tmpl w:val="64BAD3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49C43219"/>
    <w:multiLevelType w:val="hybridMultilevel"/>
    <w:tmpl w:val="816213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4A346012"/>
    <w:multiLevelType w:val="hybridMultilevel"/>
    <w:tmpl w:val="98CAF8B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4B943070"/>
    <w:multiLevelType w:val="hybridMultilevel"/>
    <w:tmpl w:val="23D065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CF93CF6"/>
    <w:multiLevelType w:val="hybridMultilevel"/>
    <w:tmpl w:val="ED101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DB0148D"/>
    <w:multiLevelType w:val="hybridMultilevel"/>
    <w:tmpl w:val="DADE0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DB71AFF"/>
    <w:multiLevelType w:val="multilevel"/>
    <w:tmpl w:val="B2724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DE22195"/>
    <w:multiLevelType w:val="hybridMultilevel"/>
    <w:tmpl w:val="23D065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01442B0"/>
    <w:multiLevelType w:val="multilevel"/>
    <w:tmpl w:val="17CAE7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05E69F2"/>
    <w:multiLevelType w:val="hybridMultilevel"/>
    <w:tmpl w:val="5D2E2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50B61076"/>
    <w:multiLevelType w:val="hybridMultilevel"/>
    <w:tmpl w:val="C584DB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51F141EE"/>
    <w:multiLevelType w:val="hybridMultilevel"/>
    <w:tmpl w:val="C584DB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553D55BA"/>
    <w:multiLevelType w:val="hybridMultilevel"/>
    <w:tmpl w:val="DADE087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B15073F"/>
    <w:multiLevelType w:val="hybridMultilevel"/>
    <w:tmpl w:val="0CCAE13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D222DE2"/>
    <w:multiLevelType w:val="hybridMultilevel"/>
    <w:tmpl w:val="7ED080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5E745B14"/>
    <w:multiLevelType w:val="hybridMultilevel"/>
    <w:tmpl w:val="5D6A0AF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60340869"/>
    <w:multiLevelType w:val="hybridMultilevel"/>
    <w:tmpl w:val="816213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619A2307"/>
    <w:multiLevelType w:val="hybridMultilevel"/>
    <w:tmpl w:val="008431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64071FF6"/>
    <w:multiLevelType w:val="hybridMultilevel"/>
    <w:tmpl w:val="874AA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99712EF"/>
    <w:multiLevelType w:val="multilevel"/>
    <w:tmpl w:val="FD24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A7550E1"/>
    <w:multiLevelType w:val="hybridMultilevel"/>
    <w:tmpl w:val="C584DB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6B9C2154"/>
    <w:multiLevelType w:val="hybridMultilevel"/>
    <w:tmpl w:val="73DE8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6CBB231B"/>
    <w:multiLevelType w:val="hybridMultilevel"/>
    <w:tmpl w:val="FDC63E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6D5B135A"/>
    <w:multiLevelType w:val="multilevel"/>
    <w:tmpl w:val="25FA6C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F0A33BF"/>
    <w:multiLevelType w:val="hybridMultilevel"/>
    <w:tmpl w:val="23D065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71D3747E"/>
    <w:multiLevelType w:val="hybridMultilevel"/>
    <w:tmpl w:val="85D48F2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726010C0"/>
    <w:multiLevelType w:val="hybridMultilevel"/>
    <w:tmpl w:val="95A2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73D21E2B"/>
    <w:multiLevelType w:val="hybridMultilevel"/>
    <w:tmpl w:val="23D065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74971C17"/>
    <w:multiLevelType w:val="hybridMultilevel"/>
    <w:tmpl w:val="88A8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50A44B8"/>
    <w:multiLevelType w:val="hybridMultilevel"/>
    <w:tmpl w:val="7C487670"/>
    <w:lvl w:ilvl="0" w:tplc="59E8B132">
      <w:start w:val="1"/>
      <w:numFmt w:val="decimal"/>
      <w:lvlText w:val="%1."/>
      <w:lvlJc w:val="left"/>
      <w:pPr>
        <w:ind w:left="360" w:hanging="360"/>
      </w:pPr>
      <w:rPr>
        <w:rFonts w:ascii="Calibri" w:eastAsia="Times New Roman" w:hAnsi="Calibri" w:cs="Arial" w:hint="default"/>
        <w:color w:val="000000"/>
        <w:sz w:val="2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782F6C9E"/>
    <w:multiLevelType w:val="hybridMultilevel"/>
    <w:tmpl w:val="489E63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7B0B172C"/>
    <w:multiLevelType w:val="hybridMultilevel"/>
    <w:tmpl w:val="23D065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7C7E3CA4"/>
    <w:multiLevelType w:val="hybridMultilevel"/>
    <w:tmpl w:val="FDC63E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31"/>
  </w:num>
  <w:num w:numId="3">
    <w:abstractNumId w:val="75"/>
  </w:num>
  <w:num w:numId="4">
    <w:abstractNumId w:val="11"/>
  </w:num>
  <w:num w:numId="5">
    <w:abstractNumId w:val="61"/>
  </w:num>
  <w:num w:numId="6">
    <w:abstractNumId w:val="60"/>
  </w:num>
  <w:num w:numId="7">
    <w:abstractNumId w:val="45"/>
  </w:num>
  <w:num w:numId="8">
    <w:abstractNumId w:val="56"/>
  </w:num>
  <w:num w:numId="9">
    <w:abstractNumId w:val="48"/>
  </w:num>
  <w:num w:numId="10">
    <w:abstractNumId w:val="44"/>
  </w:num>
  <w:num w:numId="11">
    <w:abstractNumId w:val="39"/>
  </w:num>
  <w:num w:numId="12">
    <w:abstractNumId w:val="59"/>
  </w:num>
  <w:num w:numId="13">
    <w:abstractNumId w:val="1"/>
  </w:num>
  <w:num w:numId="14">
    <w:abstractNumId w:val="18"/>
  </w:num>
  <w:num w:numId="15">
    <w:abstractNumId w:val="33"/>
  </w:num>
  <w:num w:numId="16">
    <w:abstractNumId w:val="64"/>
  </w:num>
  <w:num w:numId="17">
    <w:abstractNumId w:val="69"/>
  </w:num>
  <w:num w:numId="18">
    <w:abstractNumId w:val="42"/>
  </w:num>
  <w:num w:numId="19">
    <w:abstractNumId w:val="5"/>
  </w:num>
  <w:num w:numId="20">
    <w:abstractNumId w:val="55"/>
  </w:num>
  <w:num w:numId="21">
    <w:abstractNumId w:val="2"/>
  </w:num>
  <w:num w:numId="22">
    <w:abstractNumId w:val="50"/>
  </w:num>
  <w:num w:numId="23">
    <w:abstractNumId w:val="16"/>
  </w:num>
  <w:num w:numId="24">
    <w:abstractNumId w:val="10"/>
  </w:num>
  <w:num w:numId="25">
    <w:abstractNumId w:val="46"/>
  </w:num>
  <w:num w:numId="26">
    <w:abstractNumId w:val="32"/>
  </w:num>
  <w:num w:numId="27">
    <w:abstractNumId w:val="70"/>
  </w:num>
  <w:num w:numId="28">
    <w:abstractNumId w:val="6"/>
  </w:num>
  <w:num w:numId="29">
    <w:abstractNumId w:val="43"/>
  </w:num>
  <w:num w:numId="30">
    <w:abstractNumId w:val="35"/>
  </w:num>
  <w:num w:numId="31">
    <w:abstractNumId w:val="22"/>
  </w:num>
  <w:num w:numId="32">
    <w:abstractNumId w:val="14"/>
  </w:num>
  <w:num w:numId="33">
    <w:abstractNumId w:val="3"/>
  </w:num>
  <w:num w:numId="34">
    <w:abstractNumId w:val="36"/>
  </w:num>
  <w:num w:numId="35">
    <w:abstractNumId w:val="17"/>
  </w:num>
  <w:num w:numId="36">
    <w:abstractNumId w:val="0"/>
  </w:num>
  <w:num w:numId="37">
    <w:abstractNumId w:val="8"/>
  </w:num>
  <w:num w:numId="38">
    <w:abstractNumId w:val="25"/>
  </w:num>
  <w:num w:numId="39">
    <w:abstractNumId w:val="57"/>
  </w:num>
  <w:num w:numId="40">
    <w:abstractNumId w:val="12"/>
  </w:num>
  <w:num w:numId="41">
    <w:abstractNumId w:val="53"/>
  </w:num>
  <w:num w:numId="42">
    <w:abstractNumId w:val="19"/>
  </w:num>
  <w:num w:numId="43">
    <w:abstractNumId w:val="65"/>
  </w:num>
  <w:num w:numId="44">
    <w:abstractNumId w:val="73"/>
  </w:num>
  <w:num w:numId="45">
    <w:abstractNumId w:val="21"/>
  </w:num>
  <w:num w:numId="46">
    <w:abstractNumId w:val="40"/>
  </w:num>
  <w:num w:numId="47">
    <w:abstractNumId w:val="38"/>
  </w:num>
  <w:num w:numId="48">
    <w:abstractNumId w:val="30"/>
  </w:num>
  <w:num w:numId="49">
    <w:abstractNumId w:val="23"/>
  </w:num>
  <w:num w:numId="50">
    <w:abstractNumId w:val="26"/>
  </w:num>
  <w:num w:numId="51">
    <w:abstractNumId w:val="20"/>
  </w:num>
  <w:num w:numId="52">
    <w:abstractNumId w:val="52"/>
  </w:num>
  <w:num w:numId="53">
    <w:abstractNumId w:val="63"/>
  </w:num>
  <w:num w:numId="54">
    <w:abstractNumId w:val="4"/>
  </w:num>
  <w:num w:numId="55">
    <w:abstractNumId w:val="54"/>
  </w:num>
  <w:num w:numId="56">
    <w:abstractNumId w:val="29"/>
  </w:num>
  <w:num w:numId="57">
    <w:abstractNumId w:val="71"/>
  </w:num>
  <w:num w:numId="58">
    <w:abstractNumId w:val="28"/>
  </w:num>
  <w:num w:numId="59">
    <w:abstractNumId w:val="34"/>
  </w:num>
  <w:num w:numId="60">
    <w:abstractNumId w:val="67"/>
  </w:num>
  <w:num w:numId="61">
    <w:abstractNumId w:val="74"/>
  </w:num>
  <w:num w:numId="62">
    <w:abstractNumId w:val="13"/>
  </w:num>
  <w:num w:numId="63">
    <w:abstractNumId w:val="68"/>
  </w:num>
  <w:num w:numId="64">
    <w:abstractNumId w:val="41"/>
  </w:num>
  <w:num w:numId="65">
    <w:abstractNumId w:val="58"/>
  </w:num>
  <w:num w:numId="66">
    <w:abstractNumId w:val="62"/>
  </w:num>
  <w:num w:numId="67">
    <w:abstractNumId w:val="66"/>
  </w:num>
  <w:num w:numId="68">
    <w:abstractNumId w:val="37"/>
  </w:num>
  <w:num w:numId="69">
    <w:abstractNumId w:val="51"/>
  </w:num>
  <w:num w:numId="70">
    <w:abstractNumId w:val="49"/>
  </w:num>
  <w:num w:numId="71">
    <w:abstractNumId w:val="9"/>
  </w:num>
  <w:num w:numId="72">
    <w:abstractNumId w:val="27"/>
  </w:num>
  <w:num w:numId="73">
    <w:abstractNumId w:val="24"/>
  </w:num>
  <w:num w:numId="74">
    <w:abstractNumId w:val="47"/>
  </w:num>
  <w:num w:numId="75">
    <w:abstractNumId w:val="72"/>
  </w:num>
  <w:num w:numId="76">
    <w:abstractNumId w:val="7"/>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Josaitis">
    <w15:presenceInfo w15:providerId="None" w15:userId="AJosait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oNotTrackFormatting/>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A26"/>
    <w:rsid w:val="00002330"/>
    <w:rsid w:val="00006171"/>
    <w:rsid w:val="00007C7D"/>
    <w:rsid w:val="00010BBA"/>
    <w:rsid w:val="00010CDD"/>
    <w:rsid w:val="00017BD6"/>
    <w:rsid w:val="00027B71"/>
    <w:rsid w:val="00042214"/>
    <w:rsid w:val="00042E36"/>
    <w:rsid w:val="00060425"/>
    <w:rsid w:val="000637B7"/>
    <w:rsid w:val="00073907"/>
    <w:rsid w:val="00074D57"/>
    <w:rsid w:val="00085B59"/>
    <w:rsid w:val="00085CFF"/>
    <w:rsid w:val="000873BD"/>
    <w:rsid w:val="00091614"/>
    <w:rsid w:val="0009675A"/>
    <w:rsid w:val="000C6501"/>
    <w:rsid w:val="000C773E"/>
    <w:rsid w:val="000D091D"/>
    <w:rsid w:val="000D16D2"/>
    <w:rsid w:val="000D56B6"/>
    <w:rsid w:val="00103BCE"/>
    <w:rsid w:val="001070E7"/>
    <w:rsid w:val="00130A5D"/>
    <w:rsid w:val="00150A75"/>
    <w:rsid w:val="00153B5C"/>
    <w:rsid w:val="00165332"/>
    <w:rsid w:val="00166C46"/>
    <w:rsid w:val="0017307A"/>
    <w:rsid w:val="00175ECA"/>
    <w:rsid w:val="001A62C6"/>
    <w:rsid w:val="001B29CD"/>
    <w:rsid w:val="001D4965"/>
    <w:rsid w:val="001D70C5"/>
    <w:rsid w:val="001E3EC8"/>
    <w:rsid w:val="001E4CF7"/>
    <w:rsid w:val="001F26D1"/>
    <w:rsid w:val="00206466"/>
    <w:rsid w:val="002373A8"/>
    <w:rsid w:val="002412FC"/>
    <w:rsid w:val="00244B5B"/>
    <w:rsid w:val="00245D74"/>
    <w:rsid w:val="002561D6"/>
    <w:rsid w:val="0026156C"/>
    <w:rsid w:val="00292CBE"/>
    <w:rsid w:val="00297AB8"/>
    <w:rsid w:val="002A1C48"/>
    <w:rsid w:val="002A6EB6"/>
    <w:rsid w:val="002B237A"/>
    <w:rsid w:val="002E16B5"/>
    <w:rsid w:val="00310A1F"/>
    <w:rsid w:val="00313ACB"/>
    <w:rsid w:val="003144EF"/>
    <w:rsid w:val="00315E29"/>
    <w:rsid w:val="00325DCF"/>
    <w:rsid w:val="003327B0"/>
    <w:rsid w:val="00332BDC"/>
    <w:rsid w:val="00336E52"/>
    <w:rsid w:val="0036102A"/>
    <w:rsid w:val="00362560"/>
    <w:rsid w:val="00366555"/>
    <w:rsid w:val="00390EB8"/>
    <w:rsid w:val="003933D6"/>
    <w:rsid w:val="00393EDE"/>
    <w:rsid w:val="003A0E4E"/>
    <w:rsid w:val="003A4553"/>
    <w:rsid w:val="003A5941"/>
    <w:rsid w:val="003A5ACC"/>
    <w:rsid w:val="003B40B3"/>
    <w:rsid w:val="003B6B55"/>
    <w:rsid w:val="003C5685"/>
    <w:rsid w:val="003C5A59"/>
    <w:rsid w:val="003D33D5"/>
    <w:rsid w:val="003D496D"/>
    <w:rsid w:val="003E24AF"/>
    <w:rsid w:val="003F51A9"/>
    <w:rsid w:val="003F5ED4"/>
    <w:rsid w:val="00405A6E"/>
    <w:rsid w:val="00410CF8"/>
    <w:rsid w:val="0041303B"/>
    <w:rsid w:val="00423A49"/>
    <w:rsid w:val="00433FE2"/>
    <w:rsid w:val="00436390"/>
    <w:rsid w:val="004405DF"/>
    <w:rsid w:val="004535E1"/>
    <w:rsid w:val="00460E2D"/>
    <w:rsid w:val="0046128A"/>
    <w:rsid w:val="00470F76"/>
    <w:rsid w:val="004859A7"/>
    <w:rsid w:val="004902A1"/>
    <w:rsid w:val="00492FFC"/>
    <w:rsid w:val="00495C06"/>
    <w:rsid w:val="004A3289"/>
    <w:rsid w:val="004A5CF5"/>
    <w:rsid w:val="004A7870"/>
    <w:rsid w:val="004B058D"/>
    <w:rsid w:val="004B1972"/>
    <w:rsid w:val="004C7C8D"/>
    <w:rsid w:val="004D198F"/>
    <w:rsid w:val="004D565D"/>
    <w:rsid w:val="004F561E"/>
    <w:rsid w:val="00501AB9"/>
    <w:rsid w:val="00507A2C"/>
    <w:rsid w:val="005109AB"/>
    <w:rsid w:val="005109D1"/>
    <w:rsid w:val="005225C7"/>
    <w:rsid w:val="00524FEF"/>
    <w:rsid w:val="00541AC9"/>
    <w:rsid w:val="00541F70"/>
    <w:rsid w:val="005438A2"/>
    <w:rsid w:val="00547E96"/>
    <w:rsid w:val="005523D0"/>
    <w:rsid w:val="005555EE"/>
    <w:rsid w:val="00561AA8"/>
    <w:rsid w:val="005623E7"/>
    <w:rsid w:val="00563A94"/>
    <w:rsid w:val="00576140"/>
    <w:rsid w:val="0058489D"/>
    <w:rsid w:val="00593D54"/>
    <w:rsid w:val="005A0594"/>
    <w:rsid w:val="005B1C79"/>
    <w:rsid w:val="005B4562"/>
    <w:rsid w:val="005D1E64"/>
    <w:rsid w:val="005E1A6D"/>
    <w:rsid w:val="005E64C2"/>
    <w:rsid w:val="005E7DB9"/>
    <w:rsid w:val="005F29E7"/>
    <w:rsid w:val="005F44CE"/>
    <w:rsid w:val="005F66E4"/>
    <w:rsid w:val="005F7513"/>
    <w:rsid w:val="00600D43"/>
    <w:rsid w:val="0061428C"/>
    <w:rsid w:val="0062357C"/>
    <w:rsid w:val="00624011"/>
    <w:rsid w:val="00625D88"/>
    <w:rsid w:val="00630165"/>
    <w:rsid w:val="0063596A"/>
    <w:rsid w:val="00645258"/>
    <w:rsid w:val="00645F76"/>
    <w:rsid w:val="00670057"/>
    <w:rsid w:val="00681981"/>
    <w:rsid w:val="00696FB9"/>
    <w:rsid w:val="00697633"/>
    <w:rsid w:val="006A72A6"/>
    <w:rsid w:val="006A73C1"/>
    <w:rsid w:val="006B4FFF"/>
    <w:rsid w:val="006B6B67"/>
    <w:rsid w:val="006C25AF"/>
    <w:rsid w:val="006D2E27"/>
    <w:rsid w:val="006E0A93"/>
    <w:rsid w:val="006E7935"/>
    <w:rsid w:val="006F20A6"/>
    <w:rsid w:val="00704DB0"/>
    <w:rsid w:val="00706067"/>
    <w:rsid w:val="00730028"/>
    <w:rsid w:val="00730512"/>
    <w:rsid w:val="00744FEE"/>
    <w:rsid w:val="00751BE1"/>
    <w:rsid w:val="00752244"/>
    <w:rsid w:val="0077467B"/>
    <w:rsid w:val="00792768"/>
    <w:rsid w:val="00793F15"/>
    <w:rsid w:val="00795618"/>
    <w:rsid w:val="00795774"/>
    <w:rsid w:val="007A5097"/>
    <w:rsid w:val="007B4417"/>
    <w:rsid w:val="007B499E"/>
    <w:rsid w:val="007B49A9"/>
    <w:rsid w:val="007C29E2"/>
    <w:rsid w:val="007C2DC1"/>
    <w:rsid w:val="007C56F5"/>
    <w:rsid w:val="007C6B21"/>
    <w:rsid w:val="007E2830"/>
    <w:rsid w:val="007E782C"/>
    <w:rsid w:val="00813432"/>
    <w:rsid w:val="00817A10"/>
    <w:rsid w:val="00820A26"/>
    <w:rsid w:val="00826577"/>
    <w:rsid w:val="00843F9F"/>
    <w:rsid w:val="00844AD7"/>
    <w:rsid w:val="00851406"/>
    <w:rsid w:val="00856370"/>
    <w:rsid w:val="008761A7"/>
    <w:rsid w:val="00881CD1"/>
    <w:rsid w:val="008A0468"/>
    <w:rsid w:val="008A21AF"/>
    <w:rsid w:val="008A74C7"/>
    <w:rsid w:val="008B30B2"/>
    <w:rsid w:val="008B7DF2"/>
    <w:rsid w:val="008C0327"/>
    <w:rsid w:val="008C1986"/>
    <w:rsid w:val="008D7CFB"/>
    <w:rsid w:val="008E2E1B"/>
    <w:rsid w:val="008E5E5E"/>
    <w:rsid w:val="008E7124"/>
    <w:rsid w:val="008F0610"/>
    <w:rsid w:val="008F4DCC"/>
    <w:rsid w:val="008F5EE7"/>
    <w:rsid w:val="008F743A"/>
    <w:rsid w:val="00901244"/>
    <w:rsid w:val="00930580"/>
    <w:rsid w:val="00933EF9"/>
    <w:rsid w:val="00955BA5"/>
    <w:rsid w:val="00967B85"/>
    <w:rsid w:val="00972292"/>
    <w:rsid w:val="00972C60"/>
    <w:rsid w:val="009732D3"/>
    <w:rsid w:val="009743A1"/>
    <w:rsid w:val="00982D52"/>
    <w:rsid w:val="009A0A47"/>
    <w:rsid w:val="009B3F29"/>
    <w:rsid w:val="009B670C"/>
    <w:rsid w:val="009B7CC3"/>
    <w:rsid w:val="009C1F5C"/>
    <w:rsid w:val="009F0A46"/>
    <w:rsid w:val="00A028C3"/>
    <w:rsid w:val="00A47B56"/>
    <w:rsid w:val="00A47EDE"/>
    <w:rsid w:val="00A529E8"/>
    <w:rsid w:val="00A5662C"/>
    <w:rsid w:val="00A569C6"/>
    <w:rsid w:val="00A83842"/>
    <w:rsid w:val="00A847E0"/>
    <w:rsid w:val="00A9124C"/>
    <w:rsid w:val="00AA1E56"/>
    <w:rsid w:val="00AA4FDE"/>
    <w:rsid w:val="00AB2BE6"/>
    <w:rsid w:val="00AC5E8E"/>
    <w:rsid w:val="00AD6898"/>
    <w:rsid w:val="00AD7634"/>
    <w:rsid w:val="00AE5D7F"/>
    <w:rsid w:val="00AF7A05"/>
    <w:rsid w:val="00B020A7"/>
    <w:rsid w:val="00B04FFA"/>
    <w:rsid w:val="00B122EC"/>
    <w:rsid w:val="00B130FC"/>
    <w:rsid w:val="00B16095"/>
    <w:rsid w:val="00B23D31"/>
    <w:rsid w:val="00B30CE4"/>
    <w:rsid w:val="00B362D2"/>
    <w:rsid w:val="00B36F2C"/>
    <w:rsid w:val="00B62535"/>
    <w:rsid w:val="00B74965"/>
    <w:rsid w:val="00B76508"/>
    <w:rsid w:val="00B76E2F"/>
    <w:rsid w:val="00B77C3C"/>
    <w:rsid w:val="00B84AAA"/>
    <w:rsid w:val="00B97F26"/>
    <w:rsid w:val="00BB3325"/>
    <w:rsid w:val="00BD06F7"/>
    <w:rsid w:val="00BD27C9"/>
    <w:rsid w:val="00BD56F3"/>
    <w:rsid w:val="00BE3F8F"/>
    <w:rsid w:val="00BE7ED2"/>
    <w:rsid w:val="00C06A17"/>
    <w:rsid w:val="00C10CD5"/>
    <w:rsid w:val="00C166EA"/>
    <w:rsid w:val="00C41BED"/>
    <w:rsid w:val="00C41D2E"/>
    <w:rsid w:val="00C425A9"/>
    <w:rsid w:val="00C50182"/>
    <w:rsid w:val="00C503C1"/>
    <w:rsid w:val="00C65593"/>
    <w:rsid w:val="00C660FB"/>
    <w:rsid w:val="00C76275"/>
    <w:rsid w:val="00C97057"/>
    <w:rsid w:val="00CB4B97"/>
    <w:rsid w:val="00CC06C2"/>
    <w:rsid w:val="00CC0894"/>
    <w:rsid w:val="00CC7F17"/>
    <w:rsid w:val="00CE09D2"/>
    <w:rsid w:val="00CF729D"/>
    <w:rsid w:val="00D04C75"/>
    <w:rsid w:val="00D240B9"/>
    <w:rsid w:val="00D303F9"/>
    <w:rsid w:val="00D3719F"/>
    <w:rsid w:val="00D40AF4"/>
    <w:rsid w:val="00D52B9F"/>
    <w:rsid w:val="00D53778"/>
    <w:rsid w:val="00D54489"/>
    <w:rsid w:val="00D644D7"/>
    <w:rsid w:val="00D80978"/>
    <w:rsid w:val="00D80CE2"/>
    <w:rsid w:val="00D814D7"/>
    <w:rsid w:val="00D81D01"/>
    <w:rsid w:val="00D9176A"/>
    <w:rsid w:val="00DA77E7"/>
    <w:rsid w:val="00DB4FFC"/>
    <w:rsid w:val="00DB630D"/>
    <w:rsid w:val="00DC5806"/>
    <w:rsid w:val="00DC7613"/>
    <w:rsid w:val="00DD2AAB"/>
    <w:rsid w:val="00DD711F"/>
    <w:rsid w:val="00DE2D3D"/>
    <w:rsid w:val="00DF1013"/>
    <w:rsid w:val="00DF5381"/>
    <w:rsid w:val="00E05BE4"/>
    <w:rsid w:val="00E07B12"/>
    <w:rsid w:val="00E2243F"/>
    <w:rsid w:val="00E26EC4"/>
    <w:rsid w:val="00E27CCC"/>
    <w:rsid w:val="00E27FC5"/>
    <w:rsid w:val="00E32561"/>
    <w:rsid w:val="00E32A94"/>
    <w:rsid w:val="00E47FED"/>
    <w:rsid w:val="00E51E2D"/>
    <w:rsid w:val="00E526B7"/>
    <w:rsid w:val="00E62144"/>
    <w:rsid w:val="00E63C47"/>
    <w:rsid w:val="00E7718C"/>
    <w:rsid w:val="00E87B62"/>
    <w:rsid w:val="00E921FB"/>
    <w:rsid w:val="00EA01A0"/>
    <w:rsid w:val="00EA3117"/>
    <w:rsid w:val="00EA53BA"/>
    <w:rsid w:val="00EA7DD5"/>
    <w:rsid w:val="00EC67DD"/>
    <w:rsid w:val="00ED12C4"/>
    <w:rsid w:val="00ED4BB7"/>
    <w:rsid w:val="00EE2E41"/>
    <w:rsid w:val="00EF29BF"/>
    <w:rsid w:val="00F262C3"/>
    <w:rsid w:val="00F41002"/>
    <w:rsid w:val="00F54A8E"/>
    <w:rsid w:val="00F6284B"/>
    <w:rsid w:val="00F728C7"/>
    <w:rsid w:val="00F8048C"/>
    <w:rsid w:val="00F83BB9"/>
    <w:rsid w:val="00F84EB8"/>
    <w:rsid w:val="00FA0C1B"/>
    <w:rsid w:val="00FA5FC4"/>
    <w:rsid w:val="00FC39F5"/>
    <w:rsid w:val="00FC4C7F"/>
    <w:rsid w:val="00FD7C28"/>
    <w:rsid w:val="00FE1496"/>
    <w:rsid w:val="00FE4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F837B"/>
  <w15:docId w15:val="{CFE25D1B-49C1-4A7D-9E80-81F5C5227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5E7D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73002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0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72A6"/>
    <w:pPr>
      <w:ind w:left="720"/>
      <w:contextualSpacing/>
    </w:pPr>
  </w:style>
  <w:style w:type="paragraph" w:styleId="NormalWeb">
    <w:name w:val="Normal (Web)"/>
    <w:basedOn w:val="Normal"/>
    <w:uiPriority w:val="99"/>
    <w:semiHidden/>
    <w:unhideWhenUsed/>
    <w:rsid w:val="00507A2C"/>
    <w:pPr>
      <w:spacing w:before="100" w:beforeAutospacing="1" w:after="100" w:afterAutospacing="1" w:line="240" w:lineRule="auto"/>
    </w:pPr>
    <w:rPr>
      <w:rFonts w:ascii="Times New Roman" w:eastAsiaTheme="minorEastAsia" w:hAnsi="Times New Roman" w:cs="Times New Roman"/>
      <w:sz w:val="24"/>
      <w:szCs w:val="24"/>
    </w:rPr>
  </w:style>
  <w:style w:type="table" w:styleId="LightGrid-Accent5">
    <w:name w:val="Light Grid Accent 5"/>
    <w:basedOn w:val="TableNormal"/>
    <w:uiPriority w:val="62"/>
    <w:unhideWhenUsed/>
    <w:rsid w:val="00AE5D7F"/>
    <w:pPr>
      <w:spacing w:after="0" w:line="240" w:lineRule="auto"/>
    </w:pPr>
    <w:tblPr>
      <w:tblStyleRowBandSize w:val="1"/>
      <w:tblStyleColBandSize w:val="1"/>
      <w:tblInd w:w="0" w:type="nil"/>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character" w:styleId="Hyperlink">
    <w:name w:val="Hyperlink"/>
    <w:basedOn w:val="DefaultParagraphFont"/>
    <w:uiPriority w:val="99"/>
    <w:unhideWhenUsed/>
    <w:rsid w:val="00E07B12"/>
    <w:rPr>
      <w:color w:val="0563C1" w:themeColor="hyperlink"/>
      <w:u w:val="single"/>
    </w:rPr>
  </w:style>
  <w:style w:type="character" w:styleId="CommentReference">
    <w:name w:val="annotation reference"/>
    <w:basedOn w:val="DefaultParagraphFont"/>
    <w:uiPriority w:val="99"/>
    <w:semiHidden/>
    <w:unhideWhenUsed/>
    <w:rsid w:val="003A5941"/>
    <w:rPr>
      <w:sz w:val="16"/>
      <w:szCs w:val="16"/>
    </w:rPr>
  </w:style>
  <w:style w:type="paragraph" w:styleId="CommentText">
    <w:name w:val="annotation text"/>
    <w:basedOn w:val="Normal"/>
    <w:link w:val="CommentTextChar"/>
    <w:uiPriority w:val="99"/>
    <w:semiHidden/>
    <w:unhideWhenUsed/>
    <w:rsid w:val="003A5941"/>
    <w:pPr>
      <w:spacing w:line="240" w:lineRule="auto"/>
    </w:pPr>
    <w:rPr>
      <w:sz w:val="20"/>
      <w:szCs w:val="20"/>
    </w:rPr>
  </w:style>
  <w:style w:type="character" w:customStyle="1" w:styleId="CommentTextChar">
    <w:name w:val="Comment Text Char"/>
    <w:basedOn w:val="DefaultParagraphFont"/>
    <w:link w:val="CommentText"/>
    <w:uiPriority w:val="99"/>
    <w:semiHidden/>
    <w:rsid w:val="003A5941"/>
    <w:rPr>
      <w:sz w:val="20"/>
      <w:szCs w:val="20"/>
    </w:rPr>
  </w:style>
  <w:style w:type="paragraph" w:styleId="CommentSubject">
    <w:name w:val="annotation subject"/>
    <w:basedOn w:val="CommentText"/>
    <w:next w:val="CommentText"/>
    <w:link w:val="CommentSubjectChar"/>
    <w:uiPriority w:val="99"/>
    <w:semiHidden/>
    <w:unhideWhenUsed/>
    <w:rsid w:val="003A5941"/>
    <w:rPr>
      <w:b/>
      <w:bCs/>
    </w:rPr>
  </w:style>
  <w:style w:type="character" w:customStyle="1" w:styleId="CommentSubjectChar">
    <w:name w:val="Comment Subject Char"/>
    <w:basedOn w:val="CommentTextChar"/>
    <w:link w:val="CommentSubject"/>
    <w:uiPriority w:val="99"/>
    <w:semiHidden/>
    <w:rsid w:val="003A5941"/>
    <w:rPr>
      <w:b/>
      <w:bCs/>
      <w:sz w:val="20"/>
      <w:szCs w:val="20"/>
    </w:rPr>
  </w:style>
  <w:style w:type="paragraph" w:styleId="BalloonText">
    <w:name w:val="Balloon Text"/>
    <w:basedOn w:val="Normal"/>
    <w:link w:val="BalloonTextChar"/>
    <w:uiPriority w:val="99"/>
    <w:semiHidden/>
    <w:unhideWhenUsed/>
    <w:rsid w:val="003A59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5941"/>
    <w:rPr>
      <w:rFonts w:ascii="Segoe UI" w:hAnsi="Segoe UI" w:cs="Segoe UI"/>
      <w:sz w:val="18"/>
      <w:szCs w:val="18"/>
    </w:rPr>
  </w:style>
  <w:style w:type="paragraph" w:customStyle="1" w:styleId="Default">
    <w:name w:val="Default"/>
    <w:rsid w:val="007C2DC1"/>
    <w:pPr>
      <w:autoSpaceDE w:val="0"/>
      <w:autoSpaceDN w:val="0"/>
      <w:adjustRightInd w:val="0"/>
      <w:spacing w:after="0" w:line="240" w:lineRule="auto"/>
    </w:pPr>
    <w:rPr>
      <w:rFonts w:ascii="DPDILD+Verdana,Bold" w:hAnsi="DPDILD+Verdana,Bold" w:cs="DPDILD+Verdana,Bold"/>
      <w:color w:val="000000"/>
      <w:sz w:val="24"/>
      <w:szCs w:val="24"/>
    </w:rPr>
  </w:style>
  <w:style w:type="character" w:styleId="Emphasis">
    <w:name w:val="Emphasis"/>
    <w:basedOn w:val="DefaultParagraphFont"/>
    <w:uiPriority w:val="20"/>
    <w:qFormat/>
    <w:rsid w:val="00E27FC5"/>
    <w:rPr>
      <w:i/>
      <w:iCs/>
    </w:rPr>
  </w:style>
  <w:style w:type="character" w:customStyle="1" w:styleId="Heading2Char">
    <w:name w:val="Heading 2 Char"/>
    <w:basedOn w:val="DefaultParagraphFont"/>
    <w:link w:val="Heading2"/>
    <w:uiPriority w:val="9"/>
    <w:rsid w:val="005E7DB9"/>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semiHidden/>
    <w:rsid w:val="00730028"/>
    <w:rPr>
      <w:rFonts w:asciiTheme="majorHAnsi" w:eastAsiaTheme="majorEastAsia" w:hAnsiTheme="majorHAnsi" w:cstheme="majorBidi"/>
      <w:color w:val="2F5496" w:themeColor="accent1" w:themeShade="BF"/>
    </w:rPr>
  </w:style>
  <w:style w:type="character" w:customStyle="1" w:styleId="apple-converted-space">
    <w:name w:val="apple-converted-space"/>
    <w:basedOn w:val="DefaultParagraphFont"/>
    <w:rsid w:val="00730028"/>
  </w:style>
  <w:style w:type="character" w:styleId="Strong">
    <w:name w:val="Strong"/>
    <w:basedOn w:val="DefaultParagraphFont"/>
    <w:uiPriority w:val="22"/>
    <w:qFormat/>
    <w:rsid w:val="00730028"/>
    <w:rPr>
      <w:b/>
      <w:bCs/>
    </w:rPr>
  </w:style>
  <w:style w:type="paragraph" w:styleId="Header">
    <w:name w:val="header"/>
    <w:basedOn w:val="Normal"/>
    <w:link w:val="HeaderChar"/>
    <w:uiPriority w:val="99"/>
    <w:unhideWhenUsed/>
    <w:rsid w:val="00B84A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AAA"/>
  </w:style>
  <w:style w:type="paragraph" w:styleId="Footer">
    <w:name w:val="footer"/>
    <w:basedOn w:val="Normal"/>
    <w:link w:val="FooterChar"/>
    <w:uiPriority w:val="99"/>
    <w:unhideWhenUsed/>
    <w:rsid w:val="00B84A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AAA"/>
  </w:style>
  <w:style w:type="paragraph" w:styleId="Revision">
    <w:name w:val="Revision"/>
    <w:hidden/>
    <w:uiPriority w:val="99"/>
    <w:semiHidden/>
    <w:rsid w:val="00E05B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21215">
      <w:bodyDiv w:val="1"/>
      <w:marLeft w:val="0"/>
      <w:marRight w:val="0"/>
      <w:marTop w:val="0"/>
      <w:marBottom w:val="0"/>
      <w:divBdr>
        <w:top w:val="none" w:sz="0" w:space="0" w:color="auto"/>
        <w:left w:val="none" w:sz="0" w:space="0" w:color="auto"/>
        <w:bottom w:val="none" w:sz="0" w:space="0" w:color="auto"/>
        <w:right w:val="none" w:sz="0" w:space="0" w:color="auto"/>
      </w:divBdr>
    </w:div>
    <w:div w:id="151340831">
      <w:bodyDiv w:val="1"/>
      <w:marLeft w:val="0"/>
      <w:marRight w:val="0"/>
      <w:marTop w:val="0"/>
      <w:marBottom w:val="0"/>
      <w:divBdr>
        <w:top w:val="none" w:sz="0" w:space="0" w:color="auto"/>
        <w:left w:val="none" w:sz="0" w:space="0" w:color="auto"/>
        <w:bottom w:val="none" w:sz="0" w:space="0" w:color="auto"/>
        <w:right w:val="none" w:sz="0" w:space="0" w:color="auto"/>
      </w:divBdr>
    </w:div>
    <w:div w:id="286744782">
      <w:bodyDiv w:val="1"/>
      <w:marLeft w:val="0"/>
      <w:marRight w:val="0"/>
      <w:marTop w:val="0"/>
      <w:marBottom w:val="0"/>
      <w:divBdr>
        <w:top w:val="none" w:sz="0" w:space="0" w:color="auto"/>
        <w:left w:val="none" w:sz="0" w:space="0" w:color="auto"/>
        <w:bottom w:val="none" w:sz="0" w:space="0" w:color="auto"/>
        <w:right w:val="none" w:sz="0" w:space="0" w:color="auto"/>
      </w:divBdr>
    </w:div>
    <w:div w:id="440032787">
      <w:bodyDiv w:val="1"/>
      <w:marLeft w:val="0"/>
      <w:marRight w:val="0"/>
      <w:marTop w:val="0"/>
      <w:marBottom w:val="0"/>
      <w:divBdr>
        <w:top w:val="none" w:sz="0" w:space="0" w:color="auto"/>
        <w:left w:val="none" w:sz="0" w:space="0" w:color="auto"/>
        <w:bottom w:val="none" w:sz="0" w:space="0" w:color="auto"/>
        <w:right w:val="none" w:sz="0" w:space="0" w:color="auto"/>
      </w:divBdr>
    </w:div>
    <w:div w:id="451633198">
      <w:bodyDiv w:val="1"/>
      <w:marLeft w:val="0"/>
      <w:marRight w:val="0"/>
      <w:marTop w:val="0"/>
      <w:marBottom w:val="0"/>
      <w:divBdr>
        <w:top w:val="none" w:sz="0" w:space="0" w:color="auto"/>
        <w:left w:val="none" w:sz="0" w:space="0" w:color="auto"/>
        <w:bottom w:val="none" w:sz="0" w:space="0" w:color="auto"/>
        <w:right w:val="none" w:sz="0" w:space="0" w:color="auto"/>
      </w:divBdr>
    </w:div>
    <w:div w:id="517282198">
      <w:bodyDiv w:val="1"/>
      <w:marLeft w:val="0"/>
      <w:marRight w:val="0"/>
      <w:marTop w:val="0"/>
      <w:marBottom w:val="0"/>
      <w:divBdr>
        <w:top w:val="none" w:sz="0" w:space="0" w:color="auto"/>
        <w:left w:val="none" w:sz="0" w:space="0" w:color="auto"/>
        <w:bottom w:val="none" w:sz="0" w:space="0" w:color="auto"/>
        <w:right w:val="none" w:sz="0" w:space="0" w:color="auto"/>
      </w:divBdr>
    </w:div>
    <w:div w:id="646210129">
      <w:bodyDiv w:val="1"/>
      <w:marLeft w:val="0"/>
      <w:marRight w:val="0"/>
      <w:marTop w:val="0"/>
      <w:marBottom w:val="0"/>
      <w:divBdr>
        <w:top w:val="none" w:sz="0" w:space="0" w:color="auto"/>
        <w:left w:val="none" w:sz="0" w:space="0" w:color="auto"/>
        <w:bottom w:val="none" w:sz="0" w:space="0" w:color="auto"/>
        <w:right w:val="none" w:sz="0" w:space="0" w:color="auto"/>
      </w:divBdr>
    </w:div>
    <w:div w:id="656807153">
      <w:bodyDiv w:val="1"/>
      <w:marLeft w:val="0"/>
      <w:marRight w:val="0"/>
      <w:marTop w:val="0"/>
      <w:marBottom w:val="0"/>
      <w:divBdr>
        <w:top w:val="none" w:sz="0" w:space="0" w:color="auto"/>
        <w:left w:val="none" w:sz="0" w:space="0" w:color="auto"/>
        <w:bottom w:val="none" w:sz="0" w:space="0" w:color="auto"/>
        <w:right w:val="none" w:sz="0" w:space="0" w:color="auto"/>
      </w:divBdr>
    </w:div>
    <w:div w:id="697051113">
      <w:bodyDiv w:val="1"/>
      <w:marLeft w:val="0"/>
      <w:marRight w:val="0"/>
      <w:marTop w:val="0"/>
      <w:marBottom w:val="0"/>
      <w:divBdr>
        <w:top w:val="none" w:sz="0" w:space="0" w:color="auto"/>
        <w:left w:val="none" w:sz="0" w:space="0" w:color="auto"/>
        <w:bottom w:val="none" w:sz="0" w:space="0" w:color="auto"/>
        <w:right w:val="none" w:sz="0" w:space="0" w:color="auto"/>
      </w:divBdr>
    </w:div>
    <w:div w:id="776608549">
      <w:bodyDiv w:val="1"/>
      <w:marLeft w:val="0"/>
      <w:marRight w:val="0"/>
      <w:marTop w:val="0"/>
      <w:marBottom w:val="0"/>
      <w:divBdr>
        <w:top w:val="none" w:sz="0" w:space="0" w:color="auto"/>
        <w:left w:val="none" w:sz="0" w:space="0" w:color="auto"/>
        <w:bottom w:val="none" w:sz="0" w:space="0" w:color="auto"/>
        <w:right w:val="none" w:sz="0" w:space="0" w:color="auto"/>
      </w:divBdr>
    </w:div>
    <w:div w:id="783502547">
      <w:bodyDiv w:val="1"/>
      <w:marLeft w:val="0"/>
      <w:marRight w:val="0"/>
      <w:marTop w:val="0"/>
      <w:marBottom w:val="0"/>
      <w:divBdr>
        <w:top w:val="none" w:sz="0" w:space="0" w:color="auto"/>
        <w:left w:val="none" w:sz="0" w:space="0" w:color="auto"/>
        <w:bottom w:val="none" w:sz="0" w:space="0" w:color="auto"/>
        <w:right w:val="none" w:sz="0" w:space="0" w:color="auto"/>
      </w:divBdr>
    </w:div>
    <w:div w:id="932468096">
      <w:bodyDiv w:val="1"/>
      <w:marLeft w:val="0"/>
      <w:marRight w:val="0"/>
      <w:marTop w:val="0"/>
      <w:marBottom w:val="0"/>
      <w:divBdr>
        <w:top w:val="none" w:sz="0" w:space="0" w:color="auto"/>
        <w:left w:val="none" w:sz="0" w:space="0" w:color="auto"/>
        <w:bottom w:val="none" w:sz="0" w:space="0" w:color="auto"/>
        <w:right w:val="none" w:sz="0" w:space="0" w:color="auto"/>
      </w:divBdr>
    </w:div>
    <w:div w:id="974606153">
      <w:bodyDiv w:val="1"/>
      <w:marLeft w:val="0"/>
      <w:marRight w:val="0"/>
      <w:marTop w:val="0"/>
      <w:marBottom w:val="0"/>
      <w:divBdr>
        <w:top w:val="none" w:sz="0" w:space="0" w:color="auto"/>
        <w:left w:val="none" w:sz="0" w:space="0" w:color="auto"/>
        <w:bottom w:val="none" w:sz="0" w:space="0" w:color="auto"/>
        <w:right w:val="none" w:sz="0" w:space="0" w:color="auto"/>
      </w:divBdr>
    </w:div>
    <w:div w:id="1002901711">
      <w:bodyDiv w:val="1"/>
      <w:marLeft w:val="0"/>
      <w:marRight w:val="0"/>
      <w:marTop w:val="0"/>
      <w:marBottom w:val="0"/>
      <w:divBdr>
        <w:top w:val="none" w:sz="0" w:space="0" w:color="auto"/>
        <w:left w:val="none" w:sz="0" w:space="0" w:color="auto"/>
        <w:bottom w:val="none" w:sz="0" w:space="0" w:color="auto"/>
        <w:right w:val="none" w:sz="0" w:space="0" w:color="auto"/>
      </w:divBdr>
    </w:div>
    <w:div w:id="1044331491">
      <w:bodyDiv w:val="1"/>
      <w:marLeft w:val="0"/>
      <w:marRight w:val="0"/>
      <w:marTop w:val="0"/>
      <w:marBottom w:val="0"/>
      <w:divBdr>
        <w:top w:val="none" w:sz="0" w:space="0" w:color="auto"/>
        <w:left w:val="none" w:sz="0" w:space="0" w:color="auto"/>
        <w:bottom w:val="none" w:sz="0" w:space="0" w:color="auto"/>
        <w:right w:val="none" w:sz="0" w:space="0" w:color="auto"/>
      </w:divBdr>
    </w:div>
    <w:div w:id="1057587198">
      <w:bodyDiv w:val="1"/>
      <w:marLeft w:val="0"/>
      <w:marRight w:val="0"/>
      <w:marTop w:val="0"/>
      <w:marBottom w:val="0"/>
      <w:divBdr>
        <w:top w:val="none" w:sz="0" w:space="0" w:color="auto"/>
        <w:left w:val="none" w:sz="0" w:space="0" w:color="auto"/>
        <w:bottom w:val="none" w:sz="0" w:space="0" w:color="auto"/>
        <w:right w:val="none" w:sz="0" w:space="0" w:color="auto"/>
      </w:divBdr>
    </w:div>
    <w:div w:id="1068844595">
      <w:bodyDiv w:val="1"/>
      <w:marLeft w:val="0"/>
      <w:marRight w:val="0"/>
      <w:marTop w:val="0"/>
      <w:marBottom w:val="0"/>
      <w:divBdr>
        <w:top w:val="none" w:sz="0" w:space="0" w:color="auto"/>
        <w:left w:val="none" w:sz="0" w:space="0" w:color="auto"/>
        <w:bottom w:val="none" w:sz="0" w:space="0" w:color="auto"/>
        <w:right w:val="none" w:sz="0" w:space="0" w:color="auto"/>
      </w:divBdr>
    </w:div>
    <w:div w:id="1103066403">
      <w:bodyDiv w:val="1"/>
      <w:marLeft w:val="0"/>
      <w:marRight w:val="0"/>
      <w:marTop w:val="0"/>
      <w:marBottom w:val="0"/>
      <w:divBdr>
        <w:top w:val="none" w:sz="0" w:space="0" w:color="auto"/>
        <w:left w:val="none" w:sz="0" w:space="0" w:color="auto"/>
        <w:bottom w:val="none" w:sz="0" w:space="0" w:color="auto"/>
        <w:right w:val="none" w:sz="0" w:space="0" w:color="auto"/>
      </w:divBdr>
    </w:div>
    <w:div w:id="1276324209">
      <w:bodyDiv w:val="1"/>
      <w:marLeft w:val="0"/>
      <w:marRight w:val="0"/>
      <w:marTop w:val="0"/>
      <w:marBottom w:val="0"/>
      <w:divBdr>
        <w:top w:val="none" w:sz="0" w:space="0" w:color="auto"/>
        <w:left w:val="none" w:sz="0" w:space="0" w:color="auto"/>
        <w:bottom w:val="none" w:sz="0" w:space="0" w:color="auto"/>
        <w:right w:val="none" w:sz="0" w:space="0" w:color="auto"/>
      </w:divBdr>
    </w:div>
    <w:div w:id="1398700703">
      <w:bodyDiv w:val="1"/>
      <w:marLeft w:val="0"/>
      <w:marRight w:val="0"/>
      <w:marTop w:val="0"/>
      <w:marBottom w:val="0"/>
      <w:divBdr>
        <w:top w:val="none" w:sz="0" w:space="0" w:color="auto"/>
        <w:left w:val="none" w:sz="0" w:space="0" w:color="auto"/>
        <w:bottom w:val="none" w:sz="0" w:space="0" w:color="auto"/>
        <w:right w:val="none" w:sz="0" w:space="0" w:color="auto"/>
      </w:divBdr>
    </w:div>
    <w:div w:id="1548688687">
      <w:bodyDiv w:val="1"/>
      <w:marLeft w:val="0"/>
      <w:marRight w:val="0"/>
      <w:marTop w:val="0"/>
      <w:marBottom w:val="0"/>
      <w:divBdr>
        <w:top w:val="none" w:sz="0" w:space="0" w:color="auto"/>
        <w:left w:val="none" w:sz="0" w:space="0" w:color="auto"/>
        <w:bottom w:val="none" w:sz="0" w:space="0" w:color="auto"/>
        <w:right w:val="none" w:sz="0" w:space="0" w:color="auto"/>
      </w:divBdr>
    </w:div>
    <w:div w:id="1554972893">
      <w:bodyDiv w:val="1"/>
      <w:marLeft w:val="0"/>
      <w:marRight w:val="0"/>
      <w:marTop w:val="0"/>
      <w:marBottom w:val="0"/>
      <w:divBdr>
        <w:top w:val="none" w:sz="0" w:space="0" w:color="auto"/>
        <w:left w:val="none" w:sz="0" w:space="0" w:color="auto"/>
        <w:bottom w:val="none" w:sz="0" w:space="0" w:color="auto"/>
        <w:right w:val="none" w:sz="0" w:space="0" w:color="auto"/>
      </w:divBdr>
    </w:div>
    <w:div w:id="1616715808">
      <w:bodyDiv w:val="1"/>
      <w:marLeft w:val="0"/>
      <w:marRight w:val="0"/>
      <w:marTop w:val="0"/>
      <w:marBottom w:val="0"/>
      <w:divBdr>
        <w:top w:val="none" w:sz="0" w:space="0" w:color="auto"/>
        <w:left w:val="none" w:sz="0" w:space="0" w:color="auto"/>
        <w:bottom w:val="none" w:sz="0" w:space="0" w:color="auto"/>
        <w:right w:val="none" w:sz="0" w:space="0" w:color="auto"/>
      </w:divBdr>
    </w:div>
    <w:div w:id="1625578270">
      <w:bodyDiv w:val="1"/>
      <w:marLeft w:val="0"/>
      <w:marRight w:val="0"/>
      <w:marTop w:val="0"/>
      <w:marBottom w:val="0"/>
      <w:divBdr>
        <w:top w:val="none" w:sz="0" w:space="0" w:color="auto"/>
        <w:left w:val="none" w:sz="0" w:space="0" w:color="auto"/>
        <w:bottom w:val="none" w:sz="0" w:space="0" w:color="auto"/>
        <w:right w:val="none" w:sz="0" w:space="0" w:color="auto"/>
      </w:divBdr>
    </w:div>
    <w:div w:id="1632708052">
      <w:bodyDiv w:val="1"/>
      <w:marLeft w:val="0"/>
      <w:marRight w:val="0"/>
      <w:marTop w:val="0"/>
      <w:marBottom w:val="0"/>
      <w:divBdr>
        <w:top w:val="none" w:sz="0" w:space="0" w:color="auto"/>
        <w:left w:val="none" w:sz="0" w:space="0" w:color="auto"/>
        <w:bottom w:val="none" w:sz="0" w:space="0" w:color="auto"/>
        <w:right w:val="none" w:sz="0" w:space="0" w:color="auto"/>
      </w:divBdr>
    </w:div>
    <w:div w:id="1739477988">
      <w:bodyDiv w:val="1"/>
      <w:marLeft w:val="0"/>
      <w:marRight w:val="0"/>
      <w:marTop w:val="0"/>
      <w:marBottom w:val="0"/>
      <w:divBdr>
        <w:top w:val="none" w:sz="0" w:space="0" w:color="auto"/>
        <w:left w:val="none" w:sz="0" w:space="0" w:color="auto"/>
        <w:bottom w:val="none" w:sz="0" w:space="0" w:color="auto"/>
        <w:right w:val="none" w:sz="0" w:space="0" w:color="auto"/>
      </w:divBdr>
    </w:div>
    <w:div w:id="1826388623">
      <w:bodyDiv w:val="1"/>
      <w:marLeft w:val="0"/>
      <w:marRight w:val="0"/>
      <w:marTop w:val="0"/>
      <w:marBottom w:val="0"/>
      <w:divBdr>
        <w:top w:val="none" w:sz="0" w:space="0" w:color="auto"/>
        <w:left w:val="none" w:sz="0" w:space="0" w:color="auto"/>
        <w:bottom w:val="none" w:sz="0" w:space="0" w:color="auto"/>
        <w:right w:val="none" w:sz="0" w:space="0" w:color="auto"/>
      </w:divBdr>
    </w:div>
    <w:div w:id="1831435902">
      <w:bodyDiv w:val="1"/>
      <w:marLeft w:val="0"/>
      <w:marRight w:val="0"/>
      <w:marTop w:val="0"/>
      <w:marBottom w:val="0"/>
      <w:divBdr>
        <w:top w:val="none" w:sz="0" w:space="0" w:color="auto"/>
        <w:left w:val="none" w:sz="0" w:space="0" w:color="auto"/>
        <w:bottom w:val="none" w:sz="0" w:space="0" w:color="auto"/>
        <w:right w:val="none" w:sz="0" w:space="0" w:color="auto"/>
      </w:divBdr>
    </w:div>
    <w:div w:id="1846363964">
      <w:bodyDiv w:val="1"/>
      <w:marLeft w:val="0"/>
      <w:marRight w:val="0"/>
      <w:marTop w:val="0"/>
      <w:marBottom w:val="0"/>
      <w:divBdr>
        <w:top w:val="none" w:sz="0" w:space="0" w:color="auto"/>
        <w:left w:val="none" w:sz="0" w:space="0" w:color="auto"/>
        <w:bottom w:val="none" w:sz="0" w:space="0" w:color="auto"/>
        <w:right w:val="none" w:sz="0" w:space="0" w:color="auto"/>
      </w:divBdr>
    </w:div>
    <w:div w:id="2026832539">
      <w:bodyDiv w:val="1"/>
      <w:marLeft w:val="0"/>
      <w:marRight w:val="0"/>
      <w:marTop w:val="0"/>
      <w:marBottom w:val="0"/>
      <w:divBdr>
        <w:top w:val="none" w:sz="0" w:space="0" w:color="auto"/>
        <w:left w:val="none" w:sz="0" w:space="0" w:color="auto"/>
        <w:bottom w:val="none" w:sz="0" w:space="0" w:color="auto"/>
        <w:right w:val="none" w:sz="0" w:space="0" w:color="auto"/>
      </w:divBdr>
    </w:div>
    <w:div w:id="203561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www.staystrong.qualtrics.com/12-monthSurvey" TargetMode="External"/><Relationship Id="rId7" Type="http://schemas.openxmlformats.org/officeDocument/2006/relationships/hyperlink" Target="mailto:no-reply@vibren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staystrong.qualtrics.com/12-monthSurvey"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5876</Words>
  <Characters>33496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Veteran Affairs</Company>
  <LinksUpToDate>false</LinksUpToDate>
  <CharactersWithSpaces>39294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AJosaitis</dc:creator>
  <cp:lastModifiedBy>Damschroder, Laura</cp:lastModifiedBy>
  <cp:revision>2</cp:revision>
  <dcterms:created xsi:type="dcterms:W3CDTF">2017-06-15T21:04:00Z</dcterms:created>
  <dcterms:modified xsi:type="dcterms:W3CDTF">2017-06-15T21:04:00Z</dcterms:modified>
</cp:coreProperties>
</file>